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21726" w14:textId="77777777" w:rsidR="009B7043" w:rsidRDefault="0007676B">
      <w:pPr>
        <w:jc w:val="center"/>
        <w:rPr>
          <w:b/>
          <w:smallCaps/>
        </w:rPr>
      </w:pPr>
      <w:r>
        <w:rPr>
          <w:b/>
          <w:smallCaps/>
        </w:rPr>
        <w:t>МИНОБРНАУКИ РОССИИ</w:t>
      </w:r>
    </w:p>
    <w:p w14:paraId="184EFDF3" w14:textId="77777777" w:rsidR="009B7043" w:rsidRDefault="0007676B">
      <w:pPr>
        <w:jc w:val="center"/>
        <w:rPr>
          <w:b/>
          <w:smallCaps/>
        </w:rPr>
      </w:pPr>
      <w:r>
        <w:rPr>
          <w:b/>
          <w:smallCaps/>
        </w:rPr>
        <w:t>САНКТ-ПЕТЕРБУРГСКИЙ ГОСУДАРСТВЕННЫЙ</w:t>
      </w:r>
    </w:p>
    <w:p w14:paraId="2971118B" w14:textId="77777777" w:rsidR="009B7043" w:rsidRDefault="0007676B">
      <w:pPr>
        <w:jc w:val="center"/>
        <w:rPr>
          <w:b/>
          <w:smallCaps/>
        </w:rPr>
      </w:pPr>
      <w:r>
        <w:rPr>
          <w:b/>
          <w:smallCaps/>
        </w:rPr>
        <w:t>ЭЛЕКТРОТЕХНИЧЕСКИЙ УНИВЕРСИТЕТ</w:t>
      </w:r>
    </w:p>
    <w:p w14:paraId="71BAD929" w14:textId="77777777" w:rsidR="009B7043" w:rsidRDefault="0007676B">
      <w:pPr>
        <w:jc w:val="center"/>
        <w:rPr>
          <w:b/>
          <w:smallCaps/>
        </w:rPr>
      </w:pPr>
      <w:r>
        <w:rPr>
          <w:b/>
          <w:smallCaps/>
        </w:rPr>
        <w:t>«ЛЭТИ» ИМ. В.И. УЛЬЯНОВА (ЛЕНИНА)</w:t>
      </w:r>
    </w:p>
    <w:p w14:paraId="2829E7AB" w14:textId="77777777" w:rsidR="009B7043" w:rsidRDefault="0007676B">
      <w:pPr>
        <w:jc w:val="center"/>
        <w:rPr>
          <w:b/>
        </w:rPr>
      </w:pPr>
      <w:r>
        <w:rPr>
          <w:b/>
        </w:rPr>
        <w:t>Кафедра информационных систем</w:t>
      </w:r>
    </w:p>
    <w:p w14:paraId="6AA942A4" w14:textId="77777777" w:rsidR="009B7043" w:rsidRDefault="009B7043">
      <w:pPr>
        <w:jc w:val="center"/>
        <w:rPr>
          <w:b/>
          <w:smallCaps/>
        </w:rPr>
      </w:pPr>
    </w:p>
    <w:p w14:paraId="7A6E7E44" w14:textId="77777777" w:rsidR="009B7043" w:rsidRDefault="009B7043">
      <w:pPr>
        <w:jc w:val="center"/>
      </w:pPr>
    </w:p>
    <w:p w14:paraId="7BEEFE18" w14:textId="77777777" w:rsidR="009B7043" w:rsidRDefault="009B7043">
      <w:pPr>
        <w:jc w:val="center"/>
      </w:pPr>
    </w:p>
    <w:p w14:paraId="1A96E79E" w14:textId="77777777" w:rsidR="009B7043" w:rsidRDefault="009B7043">
      <w:pPr>
        <w:jc w:val="center"/>
      </w:pPr>
    </w:p>
    <w:p w14:paraId="2A40467B" w14:textId="77777777" w:rsidR="009B7043" w:rsidRDefault="009B7043">
      <w:pPr>
        <w:jc w:val="center"/>
      </w:pPr>
    </w:p>
    <w:p w14:paraId="7EDCAB5B" w14:textId="77777777" w:rsidR="009B7043" w:rsidRDefault="009B7043">
      <w:pPr>
        <w:jc w:val="center"/>
      </w:pPr>
    </w:p>
    <w:p w14:paraId="72A6B79E" w14:textId="77777777" w:rsidR="009B7043" w:rsidRDefault="009B7043">
      <w:pPr>
        <w:jc w:val="center"/>
      </w:pPr>
    </w:p>
    <w:p w14:paraId="00DF2874" w14:textId="77777777" w:rsidR="009B7043" w:rsidRDefault="0007676B">
      <w:pPr>
        <w:tabs>
          <w:tab w:val="left" w:pos="709"/>
        </w:tabs>
        <w:jc w:val="center"/>
        <w:rPr>
          <w:b/>
        </w:rPr>
      </w:pPr>
      <w:r>
        <w:rPr>
          <w:b/>
        </w:rPr>
        <w:t>ОТЧЕТ</w:t>
      </w:r>
    </w:p>
    <w:p w14:paraId="0C1FADF4" w14:textId="77777777" w:rsidR="009B7043" w:rsidRDefault="0007676B">
      <w:pPr>
        <w:jc w:val="center"/>
        <w:rPr>
          <w:b/>
        </w:rPr>
      </w:pPr>
      <w:r>
        <w:rPr>
          <w:b/>
        </w:rPr>
        <w:t>по Учебной практике</w:t>
      </w:r>
    </w:p>
    <w:p w14:paraId="36612BE1" w14:textId="77777777" w:rsidR="009B7043" w:rsidRDefault="0007676B">
      <w:pPr>
        <w:jc w:val="center"/>
        <w:rPr>
          <w:b/>
        </w:rPr>
      </w:pPr>
      <w:r>
        <w:rPr>
          <w:b/>
        </w:rPr>
        <w:t xml:space="preserve">Тема: Изучение и сравнение методов оценки тональности </w:t>
      </w:r>
      <w:proofErr w:type="spellStart"/>
      <w:r>
        <w:rPr>
          <w:b/>
        </w:rPr>
        <w:t>твитов</w:t>
      </w:r>
      <w:proofErr w:type="spellEnd"/>
    </w:p>
    <w:p w14:paraId="48DD2B98" w14:textId="77777777" w:rsidR="009B7043" w:rsidRDefault="009B7043"/>
    <w:p w14:paraId="67DE4813" w14:textId="77777777" w:rsidR="009B7043" w:rsidRDefault="009B7043"/>
    <w:p w14:paraId="557FE348" w14:textId="77777777" w:rsidR="009B7043" w:rsidRDefault="009B7043"/>
    <w:p w14:paraId="263F2DF4" w14:textId="77777777" w:rsidR="009B7043" w:rsidRDefault="009B7043"/>
    <w:p w14:paraId="60D2B996" w14:textId="77777777" w:rsidR="009B7043" w:rsidRDefault="009B7043"/>
    <w:p w14:paraId="0F26A86E" w14:textId="77777777" w:rsidR="009B7043" w:rsidRDefault="009B7043"/>
    <w:tbl>
      <w:tblPr>
        <w:tblStyle w:val="a5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075"/>
        <w:gridCol w:w="2384"/>
        <w:gridCol w:w="3179"/>
      </w:tblGrid>
      <w:tr w:rsidR="009B7043" w14:paraId="0BE8C23B" w14:textId="77777777">
        <w:trPr>
          <w:trHeight w:val="614"/>
        </w:trPr>
        <w:tc>
          <w:tcPr>
            <w:tcW w:w="4075" w:type="dxa"/>
            <w:vAlign w:val="bottom"/>
          </w:tcPr>
          <w:p w14:paraId="59183DE1" w14:textId="77777777" w:rsidR="009B7043" w:rsidRDefault="0007676B">
            <w:r>
              <w:t>Студенты гр. 2372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14:paraId="120ACA3E" w14:textId="77777777" w:rsidR="009B7043" w:rsidRDefault="009B7043"/>
        </w:tc>
        <w:tc>
          <w:tcPr>
            <w:tcW w:w="3179" w:type="dxa"/>
            <w:vAlign w:val="bottom"/>
          </w:tcPr>
          <w:p w14:paraId="42FD5669" w14:textId="77777777" w:rsidR="009B7043" w:rsidRDefault="0007676B">
            <w:pPr>
              <w:jc w:val="right"/>
            </w:pPr>
            <w:r>
              <w:t>Братко В.В.</w:t>
            </w:r>
          </w:p>
        </w:tc>
      </w:tr>
      <w:tr w:rsidR="009B7043" w14:paraId="014C60FC" w14:textId="77777777">
        <w:trPr>
          <w:trHeight w:val="614"/>
        </w:trPr>
        <w:tc>
          <w:tcPr>
            <w:tcW w:w="4075" w:type="dxa"/>
            <w:vAlign w:val="bottom"/>
          </w:tcPr>
          <w:p w14:paraId="7B6FFADE" w14:textId="77777777" w:rsidR="009B7043" w:rsidRDefault="009B7043"/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14:paraId="11F801A6" w14:textId="77777777" w:rsidR="009B7043" w:rsidRDefault="009B7043"/>
        </w:tc>
        <w:tc>
          <w:tcPr>
            <w:tcW w:w="3179" w:type="dxa"/>
            <w:vAlign w:val="bottom"/>
          </w:tcPr>
          <w:p w14:paraId="7263FF77" w14:textId="77777777" w:rsidR="009B7043" w:rsidRDefault="0007676B">
            <w:pPr>
              <w:jc w:val="right"/>
            </w:pPr>
            <w:r>
              <w:t>Полуянов В.Н.</w:t>
            </w:r>
          </w:p>
        </w:tc>
      </w:tr>
      <w:tr w:rsidR="009B7043" w14:paraId="0F406472" w14:textId="77777777">
        <w:trPr>
          <w:trHeight w:val="614"/>
        </w:trPr>
        <w:tc>
          <w:tcPr>
            <w:tcW w:w="4075" w:type="dxa"/>
            <w:vAlign w:val="bottom"/>
          </w:tcPr>
          <w:p w14:paraId="6A31549F" w14:textId="77777777" w:rsidR="009B7043" w:rsidRDefault="009B7043"/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14:paraId="018856FF" w14:textId="77777777" w:rsidR="009B7043" w:rsidRDefault="009B7043"/>
        </w:tc>
        <w:tc>
          <w:tcPr>
            <w:tcW w:w="3179" w:type="dxa"/>
            <w:vAlign w:val="bottom"/>
          </w:tcPr>
          <w:p w14:paraId="667E1D8C" w14:textId="77777777" w:rsidR="009B7043" w:rsidRDefault="0007676B">
            <w:pPr>
              <w:jc w:val="right"/>
            </w:pPr>
            <w:r>
              <w:t>Сарайкин А.А.</w:t>
            </w:r>
          </w:p>
        </w:tc>
      </w:tr>
      <w:tr w:rsidR="009B7043" w14:paraId="1E9B7912" w14:textId="77777777">
        <w:trPr>
          <w:trHeight w:val="614"/>
        </w:trPr>
        <w:tc>
          <w:tcPr>
            <w:tcW w:w="4075" w:type="dxa"/>
            <w:vAlign w:val="bottom"/>
          </w:tcPr>
          <w:p w14:paraId="345A2D86" w14:textId="77777777" w:rsidR="009B7043" w:rsidRDefault="0007676B">
            <w:r>
              <w:t>Преподаватель</w:t>
            </w:r>
          </w:p>
        </w:tc>
        <w:tc>
          <w:tcPr>
            <w:tcW w:w="238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2914BCB" w14:textId="77777777" w:rsidR="009B7043" w:rsidRDefault="009B7043"/>
        </w:tc>
        <w:tc>
          <w:tcPr>
            <w:tcW w:w="3179" w:type="dxa"/>
            <w:vAlign w:val="bottom"/>
          </w:tcPr>
          <w:p w14:paraId="1B15639F" w14:textId="77777777" w:rsidR="009B7043" w:rsidRDefault="0007676B">
            <w:pPr>
              <w:jc w:val="right"/>
            </w:pPr>
            <w:r>
              <w:t xml:space="preserve">       Васильев Н.В.</w:t>
            </w:r>
          </w:p>
        </w:tc>
      </w:tr>
    </w:tbl>
    <w:p w14:paraId="4D807BC2" w14:textId="77777777" w:rsidR="009B7043" w:rsidRDefault="009B7043">
      <w:pPr>
        <w:jc w:val="center"/>
      </w:pPr>
    </w:p>
    <w:p w14:paraId="5518A19C" w14:textId="77777777" w:rsidR="009B7043" w:rsidRDefault="009B7043">
      <w:pPr>
        <w:jc w:val="center"/>
      </w:pPr>
    </w:p>
    <w:p w14:paraId="2CFCB93C" w14:textId="77777777" w:rsidR="009B7043" w:rsidRDefault="0007676B">
      <w:pPr>
        <w:jc w:val="center"/>
      </w:pPr>
      <w:r>
        <w:t>Санкт-Петербург</w:t>
      </w:r>
    </w:p>
    <w:p w14:paraId="765B0B49" w14:textId="77777777" w:rsidR="009B7043" w:rsidRDefault="0007676B">
      <w:pPr>
        <w:jc w:val="center"/>
        <w:rPr>
          <w:b/>
          <w:smallCaps/>
        </w:rPr>
      </w:pPr>
      <w:r>
        <w:t>2024</w:t>
      </w:r>
    </w:p>
    <w:p w14:paraId="1DCCDD38" w14:textId="77777777" w:rsidR="009B7043" w:rsidRDefault="0007676B">
      <w:pPr>
        <w:jc w:val="center"/>
        <w:rPr>
          <w:b/>
          <w:smallCaps/>
        </w:rPr>
      </w:pPr>
      <w:r>
        <w:rPr>
          <w:b/>
          <w:smallCaps/>
        </w:rPr>
        <w:lastRenderedPageBreak/>
        <w:t>ЗАДАНИЕ НА УЧЕБНУЮ ПРАКТИКУ</w:t>
      </w:r>
    </w:p>
    <w:p w14:paraId="574F5DD2" w14:textId="77777777" w:rsidR="009B7043" w:rsidRDefault="0007676B">
      <w:r>
        <w:rPr>
          <w:b/>
        </w:rPr>
        <w:t>Студенты</w:t>
      </w:r>
      <w:r>
        <w:t xml:space="preserve"> Братко В.В., Полуянов В.Н., Сарайкин А.А.</w:t>
      </w:r>
    </w:p>
    <w:p w14:paraId="1ACF2F23" w14:textId="77777777" w:rsidR="009B7043" w:rsidRDefault="0007676B">
      <w:r>
        <w:rPr>
          <w:b/>
        </w:rPr>
        <w:t xml:space="preserve">Группа </w:t>
      </w:r>
      <w:r>
        <w:t>2372</w:t>
      </w:r>
    </w:p>
    <w:p w14:paraId="19501022" w14:textId="77777777" w:rsidR="009B7043" w:rsidRDefault="0007676B">
      <w:r>
        <w:rPr>
          <w:b/>
        </w:rPr>
        <w:t>Тема работы:</w:t>
      </w:r>
      <w:r>
        <w:t xml:space="preserve"> Изучение и сравнение методов оценки тональности </w:t>
      </w:r>
      <w:proofErr w:type="spellStart"/>
      <w:r>
        <w:t>твитов</w:t>
      </w:r>
      <w:proofErr w:type="spellEnd"/>
    </w:p>
    <w:p w14:paraId="2F87A798" w14:textId="77777777" w:rsidR="009B7043" w:rsidRDefault="009B7043"/>
    <w:p w14:paraId="02353163" w14:textId="77777777" w:rsidR="009B7043" w:rsidRDefault="0007676B">
      <w:r>
        <w:rPr>
          <w:b/>
        </w:rPr>
        <w:t>Задание на практику:</w:t>
      </w:r>
    </w:p>
    <w:p w14:paraId="4DB45B29" w14:textId="77777777" w:rsidR="009B7043" w:rsidRDefault="0007676B">
      <w:pPr>
        <w:ind w:firstLine="720"/>
      </w:pPr>
      <w:r>
        <w:t xml:space="preserve">Построить модель, которая по тексту поста в </w:t>
      </w:r>
      <w:proofErr w:type="spellStart"/>
      <w:r>
        <w:t>твиттере</w:t>
      </w:r>
      <w:proofErr w:type="spellEnd"/>
      <w:r>
        <w:t xml:space="preserve"> предсказывает его эмоциональную окраску. Для этого необходимо:</w:t>
      </w:r>
    </w:p>
    <w:p w14:paraId="1B1A1694" w14:textId="77777777" w:rsidR="009B7043" w:rsidRDefault="0007676B">
      <w:pPr>
        <w:numPr>
          <w:ilvl w:val="0"/>
          <w:numId w:val="3"/>
        </w:numPr>
      </w:pPr>
      <w:r>
        <w:t>Изучить основные методы представления и векторизации текстов;</w:t>
      </w:r>
    </w:p>
    <w:p w14:paraId="52E0FEB6" w14:textId="77777777" w:rsidR="009B7043" w:rsidRDefault="0007676B">
      <w:pPr>
        <w:numPr>
          <w:ilvl w:val="0"/>
          <w:numId w:val="3"/>
        </w:numPr>
      </w:pPr>
      <w:r>
        <w:t xml:space="preserve">Загрузить предложенный </w:t>
      </w:r>
      <w:proofErr w:type="spellStart"/>
      <w:r>
        <w:t>датасет</w:t>
      </w:r>
      <w:proofErr w:type="spellEnd"/>
      <w:r>
        <w:t xml:space="preserve"> в библиотеку </w:t>
      </w:r>
      <w:proofErr w:type="spellStart"/>
      <w:r>
        <w:t>pandas</w:t>
      </w:r>
      <w:proofErr w:type="spellEnd"/>
      <w:r>
        <w:t>;</w:t>
      </w:r>
    </w:p>
    <w:p w14:paraId="1C9868E2" w14:textId="77777777" w:rsidR="009B7043" w:rsidRDefault="0007676B">
      <w:pPr>
        <w:numPr>
          <w:ilvl w:val="0"/>
          <w:numId w:val="3"/>
        </w:numPr>
      </w:pPr>
      <w:r>
        <w:t xml:space="preserve">Произвести предобработку и </w:t>
      </w:r>
      <w:proofErr w:type="spellStart"/>
      <w:r>
        <w:t>лемматизацию</w:t>
      </w:r>
      <w:proofErr w:type="spellEnd"/>
      <w:r>
        <w:t xml:space="preserve"> загруженных в </w:t>
      </w:r>
      <w:proofErr w:type="spellStart"/>
      <w:r>
        <w:t>датафрейм</w:t>
      </w:r>
      <w:proofErr w:type="spellEnd"/>
      <w:r>
        <w:t xml:space="preserve"> </w:t>
      </w:r>
      <w:proofErr w:type="spellStart"/>
      <w:r>
        <w:t>твитов</w:t>
      </w:r>
      <w:proofErr w:type="spellEnd"/>
      <w:r>
        <w:t>, удалить стоп-слова;</w:t>
      </w:r>
    </w:p>
    <w:p w14:paraId="1DFC54A2" w14:textId="77777777" w:rsidR="009B7043" w:rsidRDefault="0007676B">
      <w:pPr>
        <w:numPr>
          <w:ilvl w:val="0"/>
          <w:numId w:val="3"/>
        </w:numPr>
      </w:pPr>
      <w:r>
        <w:t>Произвести разбиение на обучающую и тестовую выборки;</w:t>
      </w:r>
    </w:p>
    <w:p w14:paraId="74479CF8" w14:textId="77777777" w:rsidR="009B7043" w:rsidRDefault="0007676B">
      <w:pPr>
        <w:numPr>
          <w:ilvl w:val="0"/>
          <w:numId w:val="3"/>
        </w:numPr>
      </w:pPr>
      <w:r>
        <w:t xml:space="preserve">Векторизовать </w:t>
      </w:r>
      <w:proofErr w:type="spellStart"/>
      <w:r>
        <w:t>твиты</w:t>
      </w:r>
      <w:proofErr w:type="spellEnd"/>
      <w:r>
        <w:t xml:space="preserve"> при помощи объекта </w:t>
      </w:r>
      <w:proofErr w:type="spellStart"/>
      <w:proofErr w:type="gramStart"/>
      <w:r>
        <w:t>sklearn.CountVectorizer</w:t>
      </w:r>
      <w:proofErr w:type="spellEnd"/>
      <w:proofErr w:type="gramEnd"/>
      <w:r>
        <w:t>.</w:t>
      </w:r>
    </w:p>
    <w:p w14:paraId="7A5DD94A" w14:textId="77777777" w:rsidR="009B7043" w:rsidRDefault="0007676B">
      <w:pPr>
        <w:ind w:firstLine="0"/>
      </w:pPr>
      <w:r>
        <w:t xml:space="preserve">Необходимо произвести векторизацию </w:t>
      </w:r>
      <w:proofErr w:type="spellStart"/>
      <w:r>
        <w:t>униграммами</w:t>
      </w:r>
      <w:proofErr w:type="spellEnd"/>
      <w:r>
        <w:t xml:space="preserve">, биграммами и триграммами. Провести эксперимент для </w:t>
      </w:r>
      <w:proofErr w:type="spellStart"/>
      <w:r>
        <w:t>униграмм</w:t>
      </w:r>
      <w:proofErr w:type="spellEnd"/>
      <w:r>
        <w:t xml:space="preserve">, биграмм, триграмм и </w:t>
      </w:r>
      <w:proofErr w:type="spellStart"/>
      <w:r>
        <w:t>TFIDFVectorizer</w:t>
      </w:r>
      <w:proofErr w:type="spellEnd"/>
      <w:r>
        <w:t>. Обучить логистическую регрессионную модель на обучающей выборке, проверить качество классификации и сделать выбор наилучшего метода векторизации.</w:t>
      </w:r>
    </w:p>
    <w:p w14:paraId="7D65EE2E" w14:textId="77777777" w:rsidR="009B7043" w:rsidRDefault="009B7043"/>
    <w:p w14:paraId="4A6F561E" w14:textId="77777777" w:rsidR="009B7043" w:rsidRDefault="009B7043"/>
    <w:p w14:paraId="2C479D08" w14:textId="77777777" w:rsidR="009B7043" w:rsidRDefault="009B7043"/>
    <w:p w14:paraId="52601778" w14:textId="77777777" w:rsidR="009B7043" w:rsidRDefault="009B7043"/>
    <w:p w14:paraId="4B712F15" w14:textId="77777777" w:rsidR="009B7043" w:rsidRDefault="0007676B">
      <w:r>
        <w:rPr>
          <w:b/>
        </w:rPr>
        <w:t>Сроки прохождения практики:</w:t>
      </w:r>
      <w:r>
        <w:t xml:space="preserve"> 04.03.2024 - 08.06.2024</w:t>
      </w:r>
    </w:p>
    <w:p w14:paraId="50282653" w14:textId="77777777" w:rsidR="009B7043" w:rsidRDefault="0007676B">
      <w:r>
        <w:rPr>
          <w:b/>
        </w:rPr>
        <w:t>Дата сдачи реферата:</w:t>
      </w:r>
      <w:r>
        <w:t xml:space="preserve"> 30.04.2024</w:t>
      </w:r>
    </w:p>
    <w:tbl>
      <w:tblPr>
        <w:tblStyle w:val="a6"/>
        <w:tblW w:w="96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3240"/>
        <w:gridCol w:w="3180"/>
      </w:tblGrid>
      <w:tr w:rsidR="009B7043" w14:paraId="57F89B73" w14:textId="77777777">
        <w:tc>
          <w:tcPr>
            <w:tcW w:w="3210" w:type="dxa"/>
          </w:tcPr>
          <w:p w14:paraId="2F5314FF" w14:textId="77777777" w:rsidR="009B7043" w:rsidRDefault="0007676B">
            <w:pPr>
              <w:spacing w:line="360" w:lineRule="auto"/>
            </w:pPr>
            <w:r>
              <w:t>Студент гр. 2372</w:t>
            </w:r>
          </w:p>
        </w:tc>
        <w:tc>
          <w:tcPr>
            <w:tcW w:w="3240" w:type="dxa"/>
          </w:tcPr>
          <w:p w14:paraId="2159421F" w14:textId="77777777" w:rsidR="009B7043" w:rsidRDefault="009B7043">
            <w:pPr>
              <w:spacing w:line="360" w:lineRule="auto"/>
            </w:pPr>
          </w:p>
        </w:tc>
        <w:tc>
          <w:tcPr>
            <w:tcW w:w="3180" w:type="dxa"/>
          </w:tcPr>
          <w:p w14:paraId="784A5DAD" w14:textId="77777777" w:rsidR="009B7043" w:rsidRDefault="0007676B">
            <w:pPr>
              <w:spacing w:line="360" w:lineRule="auto"/>
            </w:pPr>
            <w:r>
              <w:t>Братко В.В.</w:t>
            </w:r>
          </w:p>
        </w:tc>
      </w:tr>
      <w:tr w:rsidR="009B7043" w14:paraId="52BB420F" w14:textId="77777777">
        <w:tc>
          <w:tcPr>
            <w:tcW w:w="3210" w:type="dxa"/>
          </w:tcPr>
          <w:p w14:paraId="7770704D" w14:textId="77777777" w:rsidR="009B7043" w:rsidRDefault="0007676B">
            <w:pPr>
              <w:spacing w:line="360" w:lineRule="auto"/>
            </w:pPr>
            <w:r>
              <w:t>Студент гр. 2372</w:t>
            </w:r>
          </w:p>
        </w:tc>
        <w:tc>
          <w:tcPr>
            <w:tcW w:w="3240" w:type="dxa"/>
          </w:tcPr>
          <w:p w14:paraId="2F913EE6" w14:textId="77777777" w:rsidR="009B7043" w:rsidRDefault="009B7043">
            <w:pPr>
              <w:spacing w:line="360" w:lineRule="auto"/>
            </w:pPr>
          </w:p>
        </w:tc>
        <w:tc>
          <w:tcPr>
            <w:tcW w:w="3180" w:type="dxa"/>
          </w:tcPr>
          <w:p w14:paraId="7226BA05" w14:textId="77777777" w:rsidR="009B7043" w:rsidRDefault="0007676B">
            <w:pPr>
              <w:spacing w:line="360" w:lineRule="auto"/>
            </w:pPr>
            <w:r>
              <w:t>Полуянов В.Н.</w:t>
            </w:r>
          </w:p>
        </w:tc>
      </w:tr>
      <w:tr w:rsidR="009B7043" w14:paraId="472D7655" w14:textId="77777777">
        <w:tc>
          <w:tcPr>
            <w:tcW w:w="3210" w:type="dxa"/>
          </w:tcPr>
          <w:p w14:paraId="74E2172E" w14:textId="77777777" w:rsidR="009B7043" w:rsidRDefault="0007676B">
            <w:pPr>
              <w:spacing w:line="360" w:lineRule="auto"/>
            </w:pPr>
            <w:r>
              <w:t>Студент гр. 2372</w:t>
            </w:r>
          </w:p>
        </w:tc>
        <w:tc>
          <w:tcPr>
            <w:tcW w:w="3240" w:type="dxa"/>
          </w:tcPr>
          <w:p w14:paraId="20A048D5" w14:textId="77777777" w:rsidR="009B7043" w:rsidRDefault="009B7043">
            <w:pPr>
              <w:spacing w:line="360" w:lineRule="auto"/>
            </w:pPr>
          </w:p>
        </w:tc>
        <w:tc>
          <w:tcPr>
            <w:tcW w:w="3180" w:type="dxa"/>
          </w:tcPr>
          <w:p w14:paraId="4016D671" w14:textId="77777777" w:rsidR="009B7043" w:rsidRDefault="0007676B">
            <w:pPr>
              <w:spacing w:line="360" w:lineRule="auto"/>
            </w:pPr>
            <w:r>
              <w:t>Сарайкин А.А.</w:t>
            </w:r>
          </w:p>
        </w:tc>
      </w:tr>
      <w:tr w:rsidR="009B7043" w14:paraId="036B3E4B" w14:textId="77777777">
        <w:tc>
          <w:tcPr>
            <w:tcW w:w="3210" w:type="dxa"/>
          </w:tcPr>
          <w:p w14:paraId="36216715" w14:textId="77777777" w:rsidR="009B7043" w:rsidRDefault="0007676B">
            <w:pPr>
              <w:spacing w:line="360" w:lineRule="auto"/>
            </w:pPr>
            <w:r>
              <w:t>Преподаватель</w:t>
            </w:r>
          </w:p>
        </w:tc>
        <w:tc>
          <w:tcPr>
            <w:tcW w:w="3240" w:type="dxa"/>
          </w:tcPr>
          <w:p w14:paraId="3A7C600E" w14:textId="77777777" w:rsidR="009B7043" w:rsidRDefault="009B7043">
            <w:pPr>
              <w:spacing w:line="360" w:lineRule="auto"/>
            </w:pPr>
          </w:p>
        </w:tc>
        <w:tc>
          <w:tcPr>
            <w:tcW w:w="3180" w:type="dxa"/>
          </w:tcPr>
          <w:p w14:paraId="507DC13E" w14:textId="77777777" w:rsidR="009B7043" w:rsidRDefault="0007676B">
            <w:pPr>
              <w:spacing w:line="360" w:lineRule="auto"/>
            </w:pPr>
            <w:r>
              <w:t>Васильев Н.В.</w:t>
            </w:r>
          </w:p>
        </w:tc>
      </w:tr>
    </w:tbl>
    <w:p w14:paraId="444183C2" w14:textId="77777777" w:rsidR="009B7043" w:rsidRDefault="0007676B">
      <w:pPr>
        <w:jc w:val="center"/>
        <w:rPr>
          <w:b/>
          <w:smallCaps/>
        </w:rPr>
      </w:pPr>
      <w:r>
        <w:br w:type="page"/>
      </w:r>
    </w:p>
    <w:p w14:paraId="20689261" w14:textId="77777777" w:rsidR="009B7043" w:rsidRDefault="0007676B">
      <w:pPr>
        <w:jc w:val="center"/>
      </w:pPr>
      <w:r>
        <w:rPr>
          <w:b/>
          <w:smallCaps/>
        </w:rPr>
        <w:lastRenderedPageBreak/>
        <w:t>АННОТАЦИЯ</w:t>
      </w:r>
    </w:p>
    <w:p w14:paraId="66C4521A" w14:textId="77777777" w:rsidR="009B7043" w:rsidRDefault="0007676B">
      <w:r>
        <w:t xml:space="preserve">Содержание учебной практики заключается в исследовании в области анализа тональности текста. Основные этапы включают в себя предобработку предложенного набора данных, разделение на обучающую и тестовые выборки, векторизацию текста и обучение модели логистической регрессии. Эксперименты проводились с использованием </w:t>
      </w:r>
      <w:proofErr w:type="spellStart"/>
      <w:r>
        <w:t>униграмм</w:t>
      </w:r>
      <w:proofErr w:type="spellEnd"/>
      <w:r>
        <w:t>, биграмм и триграмм, а также с TF-IDF векторизацией. Оценка качества моделей производилась сравнением по метрике F1-score для каждого метода.</w:t>
      </w:r>
    </w:p>
    <w:p w14:paraId="148E987F" w14:textId="77777777" w:rsidR="009B7043" w:rsidRDefault="009B7043"/>
    <w:p w14:paraId="3D7D0CF0" w14:textId="77777777" w:rsidR="009B7043" w:rsidRDefault="009B7043"/>
    <w:p w14:paraId="01663400" w14:textId="77777777" w:rsidR="009B7043" w:rsidRDefault="009B7043"/>
    <w:p w14:paraId="48E58B30" w14:textId="77777777" w:rsidR="009B7043" w:rsidRDefault="009B7043"/>
    <w:p w14:paraId="29198A34" w14:textId="77777777" w:rsidR="009B7043" w:rsidRDefault="009B7043"/>
    <w:p w14:paraId="53D7C30F" w14:textId="77777777" w:rsidR="009B7043" w:rsidRDefault="009B7043"/>
    <w:p w14:paraId="1762EBF2" w14:textId="77777777" w:rsidR="009B7043" w:rsidRDefault="009B7043"/>
    <w:p w14:paraId="4902600E" w14:textId="77777777" w:rsidR="009B7043" w:rsidRDefault="009B7043"/>
    <w:p w14:paraId="7B2BDB50" w14:textId="77777777" w:rsidR="009B7043" w:rsidRDefault="0007676B">
      <w:pPr>
        <w:spacing w:after="160"/>
      </w:pPr>
      <w:r>
        <w:br w:type="page"/>
      </w:r>
    </w:p>
    <w:p w14:paraId="5C899149" w14:textId="77777777" w:rsidR="009B7043" w:rsidRDefault="0007676B">
      <w:pPr>
        <w:jc w:val="center"/>
        <w:rPr>
          <w:smallCaps/>
        </w:rPr>
      </w:pPr>
      <w:r>
        <w:rPr>
          <w:b/>
          <w:smallCaps/>
        </w:rPr>
        <w:lastRenderedPageBreak/>
        <w:t>СОДЕРЖАНИЕ</w:t>
      </w:r>
    </w:p>
    <w:sdt>
      <w:sdtPr>
        <w:id w:val="-882332881"/>
        <w:docPartObj>
          <w:docPartGallery w:val="Table of Contents"/>
          <w:docPartUnique/>
        </w:docPartObj>
      </w:sdtPr>
      <w:sdtEndPr/>
      <w:sdtContent>
        <w:p w14:paraId="249775DD" w14:textId="77777777" w:rsidR="009B7043" w:rsidRDefault="0007676B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5</w:t>
            </w:r>
          </w:hyperlink>
        </w:p>
        <w:p w14:paraId="619158AE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color w:val="000000"/>
            </w:rPr>
          </w:pPr>
          <w:hyperlink w:anchor="_au9i5xfq9xi6">
            <w:r w:rsidR="0007676B">
              <w:rPr>
                <w:color w:val="000000"/>
              </w:rPr>
              <w:t>ПРЕДОБРАБОТКА ДАННЫХ</w:t>
            </w:r>
            <w:r w:rsidR="0007676B">
              <w:rPr>
                <w:color w:val="000000"/>
              </w:rPr>
              <w:tab/>
              <w:t>6</w:t>
            </w:r>
          </w:hyperlink>
        </w:p>
        <w:p w14:paraId="2003EA4C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color w:val="000000"/>
            </w:rPr>
          </w:pPr>
          <w:hyperlink w:anchor="_bs8mdl5oqq3j">
            <w:r w:rsidR="0007676B">
              <w:rPr>
                <w:color w:val="000000"/>
              </w:rPr>
              <w:t>ВЕКТОРИЗАЦИЯ</w:t>
            </w:r>
            <w:r w:rsidR="0007676B">
              <w:rPr>
                <w:color w:val="000000"/>
              </w:rPr>
              <w:tab/>
              <w:t>7</w:t>
            </w:r>
          </w:hyperlink>
        </w:p>
        <w:p w14:paraId="51402C57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sjiajkjkujx">
            <w:r w:rsidR="0007676B">
              <w:rPr>
                <w:color w:val="000000"/>
              </w:rPr>
              <w:t>Bag Of Words</w:t>
            </w:r>
            <w:r w:rsidR="0007676B">
              <w:rPr>
                <w:color w:val="000000"/>
              </w:rPr>
              <w:tab/>
              <w:t>7</w:t>
            </w:r>
          </w:hyperlink>
        </w:p>
        <w:p w14:paraId="25F1F16E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c4cpvh3vh4qi">
            <w:r w:rsidR="0007676B">
              <w:rPr>
                <w:color w:val="000000"/>
              </w:rPr>
              <w:t>N-Grams</w:t>
            </w:r>
            <w:r w:rsidR="0007676B">
              <w:rPr>
                <w:color w:val="000000"/>
              </w:rPr>
              <w:tab/>
              <w:t>7</w:t>
            </w:r>
          </w:hyperlink>
        </w:p>
        <w:p w14:paraId="4DC7CB0C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l9w6bqb7s2go">
            <w:r w:rsidR="0007676B">
              <w:rPr>
                <w:color w:val="000000"/>
              </w:rPr>
              <w:t>TF-IDF</w:t>
            </w:r>
            <w:r w:rsidR="0007676B">
              <w:rPr>
                <w:color w:val="000000"/>
              </w:rPr>
              <w:tab/>
              <w:t>8</w:t>
            </w:r>
          </w:hyperlink>
        </w:p>
        <w:p w14:paraId="04C56D25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color w:val="000000"/>
            </w:rPr>
          </w:pPr>
          <w:hyperlink w:anchor="_amjnqw4s0bbh">
            <w:r w:rsidR="0007676B">
              <w:rPr>
                <w:color w:val="000000"/>
              </w:rPr>
              <w:t>ОБУЧЕНИЕ</w:t>
            </w:r>
            <w:r w:rsidR="0007676B">
              <w:rPr>
                <w:color w:val="000000"/>
              </w:rPr>
              <w:tab/>
              <w:t>10</w:t>
            </w:r>
          </w:hyperlink>
        </w:p>
        <w:p w14:paraId="24F8D97E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18coe25zb4m5">
            <w:r w:rsidR="0007676B">
              <w:rPr>
                <w:color w:val="000000"/>
              </w:rPr>
              <w:t>Логистическая регрессия</w:t>
            </w:r>
            <w:r w:rsidR="0007676B">
              <w:rPr>
                <w:color w:val="000000"/>
              </w:rPr>
              <w:tab/>
              <w:t>10</w:t>
            </w:r>
          </w:hyperlink>
        </w:p>
        <w:p w14:paraId="79BC8153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6jcjb0z5t2m4">
            <w:r w:rsidR="0007676B">
              <w:rPr>
                <w:color w:val="000000"/>
              </w:rPr>
              <w:t>Результаты обучения</w:t>
            </w:r>
            <w:r w:rsidR="0007676B">
              <w:rPr>
                <w:color w:val="000000"/>
              </w:rPr>
              <w:tab/>
              <w:t>10</w:t>
            </w:r>
          </w:hyperlink>
        </w:p>
        <w:p w14:paraId="4FBA4317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color w:val="000000"/>
            </w:rPr>
          </w:pPr>
          <w:hyperlink w:anchor="_g3m0w3ca3krc">
            <w:r w:rsidR="0007676B">
              <w:rPr>
                <w:color w:val="000000"/>
              </w:rPr>
              <w:t xml:space="preserve">Классификация с помощью предобученной языковой модели </w:t>
            </w:r>
          </w:hyperlink>
          <w:hyperlink w:anchor="_g3m0w3ca3krc">
            <w:r w:rsidR="0007676B">
              <w:rPr>
                <w:color w:val="000000"/>
              </w:rPr>
              <w:t>rubert</w:t>
            </w:r>
          </w:hyperlink>
          <w:hyperlink w:anchor="_g3m0w3ca3krc">
            <w:r w:rsidR="0007676B">
              <w:rPr>
                <w:color w:val="000000"/>
              </w:rPr>
              <w:t>-tiny2</w:t>
            </w:r>
            <w:r w:rsidR="0007676B">
              <w:rPr>
                <w:color w:val="000000"/>
              </w:rPr>
              <w:tab/>
              <w:t>13</w:t>
            </w:r>
          </w:hyperlink>
        </w:p>
        <w:p w14:paraId="37AC9F99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3e42fbkf81kg">
            <w:r w:rsidR="0007676B">
              <w:rPr>
                <w:color w:val="000000"/>
              </w:rPr>
              <w:t>Предобработка и токенизация текста</w:t>
            </w:r>
            <w:r w:rsidR="0007676B">
              <w:rPr>
                <w:color w:val="000000"/>
              </w:rPr>
              <w:tab/>
              <w:t>13</w:t>
            </w:r>
          </w:hyperlink>
        </w:p>
        <w:p w14:paraId="74738D0A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tnp94g8k87ce">
            <w:r w:rsidR="0007676B">
              <w:rPr>
                <w:color w:val="000000"/>
              </w:rPr>
              <w:t>Rubert-tiny2</w:t>
            </w:r>
            <w:r w:rsidR="0007676B">
              <w:rPr>
                <w:color w:val="000000"/>
              </w:rPr>
              <w:tab/>
              <w:t>15</w:t>
            </w:r>
          </w:hyperlink>
        </w:p>
        <w:p w14:paraId="0FF6BE62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yppmdhdfk2ru">
            <w:r w:rsidR="0007676B">
              <w:rPr>
                <w:color w:val="000000"/>
              </w:rPr>
              <w:t>Обучение модели (Transfer learning):</w:t>
            </w:r>
            <w:r w:rsidR="0007676B">
              <w:rPr>
                <w:color w:val="000000"/>
              </w:rPr>
              <w:tab/>
              <w:t>16</w:t>
            </w:r>
          </w:hyperlink>
        </w:p>
        <w:p w14:paraId="07F271EC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color w:val="000000"/>
            </w:rPr>
          </w:pPr>
          <w:hyperlink w:anchor="_n4nl165gzb9p">
            <w:r w:rsidR="0007676B">
              <w:rPr>
                <w:color w:val="000000"/>
              </w:rPr>
              <w:t>ЗАКЛЮЧЕНИЕ</w:t>
            </w:r>
            <w:r w:rsidR="0007676B">
              <w:rPr>
                <w:color w:val="000000"/>
              </w:rPr>
              <w:tab/>
              <w:t>19</w:t>
            </w:r>
          </w:hyperlink>
        </w:p>
        <w:p w14:paraId="7B0926AC" w14:textId="77777777" w:rsidR="009B7043" w:rsidRDefault="001C0969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color w:val="000000"/>
            </w:rPr>
          </w:pPr>
          <w:hyperlink w:anchor="_3whwml4">
            <w:r w:rsidR="0007676B">
              <w:rPr>
                <w:color w:val="000000"/>
              </w:rPr>
              <w:t>СПИСОК ИСПОЛЬЗУЕМЫХ ИСТОЧНИКОВ</w:t>
            </w:r>
            <w:r w:rsidR="0007676B">
              <w:rPr>
                <w:color w:val="000000"/>
              </w:rPr>
              <w:tab/>
              <w:t>20</w:t>
            </w:r>
          </w:hyperlink>
          <w:r w:rsidR="0007676B">
            <w:fldChar w:fldCharType="end"/>
          </w:r>
        </w:p>
      </w:sdtContent>
    </w:sdt>
    <w:p w14:paraId="291DA0AD" w14:textId="77777777" w:rsidR="009B7043" w:rsidRDefault="009B7043">
      <w:pPr>
        <w:spacing w:after="160"/>
        <w:ind w:firstLine="0"/>
      </w:pPr>
    </w:p>
    <w:p w14:paraId="70A9E0FD" w14:textId="77777777" w:rsidR="009B7043" w:rsidRDefault="0007676B">
      <w:pPr>
        <w:spacing w:after="160"/>
        <w:ind w:left="720" w:firstLine="0"/>
      </w:pPr>
      <w:r>
        <w:br w:type="page"/>
      </w:r>
    </w:p>
    <w:p w14:paraId="40294970" w14:textId="77777777" w:rsidR="009B7043" w:rsidRDefault="0007676B">
      <w:pPr>
        <w:pStyle w:val="1"/>
        <w:keepLines w:val="0"/>
      </w:pPr>
      <w:bookmarkStart w:id="0" w:name="_gjdgxs" w:colFirst="0" w:colLast="0"/>
      <w:bookmarkEnd w:id="0"/>
      <w:r>
        <w:lastRenderedPageBreak/>
        <w:t>ВВЕДЕНИЕ</w:t>
      </w:r>
    </w:p>
    <w:p w14:paraId="0AF32D86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</w:pPr>
      <w:r>
        <w:t xml:space="preserve">В настоящее время огромные объемы текстовой информации генерируются повседневно и на механический анализ этих данных может уходить много времени и средств. В этой связи существует необходимость разработки методов и инструментов анализа естественного языка и, в частности, анализа тональности текста. Такой инструмент позволяет </w:t>
      </w:r>
      <w:proofErr w:type="spellStart"/>
      <w:r>
        <w:t>программно</w:t>
      </w:r>
      <w:proofErr w:type="spellEnd"/>
      <w:r>
        <w:t xml:space="preserve"> предсказать эмоциональную окраску текста, выраженную через негативные и положительные оценки.</w:t>
      </w:r>
    </w:p>
    <w:p w14:paraId="2E262D5F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</w:pPr>
      <w:r>
        <w:t xml:space="preserve">Целью данной работы является изучение и сравнение эффективности существующих методов анализа тональности </w:t>
      </w:r>
      <w:proofErr w:type="spellStart"/>
      <w:r>
        <w:t>твитов</w:t>
      </w:r>
      <w:proofErr w:type="spellEnd"/>
      <w:r>
        <w:t>, а также разработка соответствующей поставленным целям программы.</w:t>
      </w:r>
    </w:p>
    <w:p w14:paraId="09A75820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</w:pPr>
      <w:r>
        <w:t>Актуальность обусловлена повсеместным ростом спроса в сфере анализа социальных медиа, пользовательских отзыва, новостных статей и прочей текстовой информации с целью выявления мнений, трендов и настроений. Результаты такого исследования могут быть полезны во многих областях.</w:t>
      </w:r>
    </w:p>
    <w:p w14:paraId="73EC8975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5462326E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56359993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615180A8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0EC18839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3193A85B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08AE8700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2A7DB99B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34464866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075449C6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479EE6CE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36093751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1A9BE709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69FAF81E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p w14:paraId="5C0D8B69" w14:textId="77777777" w:rsidR="009B7043" w:rsidRDefault="009B7043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W w:w="1002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  <w:tblPrChange w:id="1" w:author="Валерий Полуянов" w:date="2024-05-14T17:17:00Z">
          <w:tblPr>
            <w:tblW w:w="9854" w:type="dxa"/>
            <w:tblInd w:w="-10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000" w:firstRow="0" w:lastRow="0" w:firstColumn="0" w:lastColumn="0" w:noHBand="0" w:noVBand="0"/>
          </w:tblPr>
        </w:tblPrChange>
      </w:tblPr>
      <w:tblGrid>
        <w:gridCol w:w="3284"/>
        <w:gridCol w:w="6742"/>
        <w:tblGridChange w:id="2">
          <w:tblGrid>
            <w:gridCol w:w="3284"/>
            <w:gridCol w:w="3285"/>
          </w:tblGrid>
        </w:tblGridChange>
      </w:tblGrid>
      <w:tr w:rsidR="00F62335" w14:paraId="31F495D4" w14:textId="77777777" w:rsidTr="00F62335">
        <w:trPr>
          <w:ins w:id="3" w:author="Валерий Полуянов" w:date="2024-05-14T17:11:00Z"/>
        </w:trPr>
        <w:tc>
          <w:tcPr>
            <w:tcW w:w="3284" w:type="dxa"/>
            <w:tcPrChange w:id="4" w:author="Валерий Полуянов" w:date="2024-05-14T17:17:00Z">
              <w:tcPr>
                <w:tcW w:w="3284" w:type="dxa"/>
              </w:tcPr>
            </w:tcPrChange>
          </w:tcPr>
          <w:p w14:paraId="39DFD3B0" w14:textId="77777777" w:rsidR="00F62335" w:rsidRDefault="00F62335" w:rsidP="005E06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ns w:id="5" w:author="Валерий Полуянов" w:date="2024-05-14T17:11:00Z"/>
                <w:color w:val="000000"/>
              </w:rPr>
            </w:pPr>
            <w:bookmarkStart w:id="6" w:name="_au9i5xfq9xi6" w:colFirst="0" w:colLast="0"/>
            <w:bookmarkEnd w:id="6"/>
            <w:ins w:id="7" w:author="Валерий Полуянов" w:date="2024-05-14T17:11:00Z">
              <w:r>
                <w:rPr>
                  <w:color w:val="000000"/>
                </w:rPr>
                <w:lastRenderedPageBreak/>
                <w:t>ФИО</w:t>
              </w:r>
            </w:ins>
          </w:p>
        </w:tc>
        <w:tc>
          <w:tcPr>
            <w:tcW w:w="6742" w:type="dxa"/>
            <w:tcPrChange w:id="8" w:author="Валерий Полуянов" w:date="2024-05-14T17:17:00Z">
              <w:tcPr>
                <w:tcW w:w="3285" w:type="dxa"/>
              </w:tcPr>
            </w:tcPrChange>
          </w:tcPr>
          <w:p w14:paraId="691050B1" w14:textId="77777777" w:rsidR="00F62335" w:rsidRDefault="00F62335" w:rsidP="005E06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ns w:id="9" w:author="Валерий Полуянов" w:date="2024-05-14T17:11:00Z"/>
                <w:color w:val="000000"/>
              </w:rPr>
            </w:pPr>
            <w:ins w:id="10" w:author="Валерий Полуянов" w:date="2024-05-14T17:11:00Z">
              <w:r>
                <w:rPr>
                  <w:color w:val="000000"/>
                </w:rPr>
                <w:t>Описание</w:t>
              </w:r>
            </w:ins>
          </w:p>
        </w:tc>
      </w:tr>
      <w:tr w:rsidR="00F62335" w14:paraId="3E8982B2" w14:textId="77777777" w:rsidTr="00F62335">
        <w:trPr>
          <w:ins w:id="11" w:author="Валерий Полуянов" w:date="2024-05-14T17:11:00Z"/>
        </w:trPr>
        <w:tc>
          <w:tcPr>
            <w:tcW w:w="3284" w:type="dxa"/>
            <w:tcPrChange w:id="12" w:author="Валерий Полуянов" w:date="2024-05-14T17:17:00Z">
              <w:tcPr>
                <w:tcW w:w="3284" w:type="dxa"/>
              </w:tcPr>
            </w:tcPrChange>
          </w:tcPr>
          <w:p w14:paraId="0F24C5B4" w14:textId="1C579F6B" w:rsidR="00F62335" w:rsidRDefault="00F62335" w:rsidP="005E06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ns w:id="13" w:author="Валерий Полуянов" w:date="2024-05-14T17:11:00Z"/>
                <w:color w:val="000000"/>
              </w:rPr>
            </w:pPr>
            <w:ins w:id="14" w:author="Валерий Полуянов" w:date="2024-05-14T17:12:00Z">
              <w:r>
                <w:rPr>
                  <w:color w:val="000000"/>
                  <w:lang w:val="ru-RU"/>
                </w:rPr>
                <w:t>Братко В.В.</w:t>
              </w:r>
            </w:ins>
          </w:p>
        </w:tc>
        <w:tc>
          <w:tcPr>
            <w:tcW w:w="6742" w:type="dxa"/>
            <w:tcPrChange w:id="15" w:author="Валерий Полуянов" w:date="2024-05-14T17:17:00Z">
              <w:tcPr>
                <w:tcW w:w="3285" w:type="dxa"/>
              </w:tcPr>
            </w:tcPrChange>
          </w:tcPr>
          <w:p w14:paraId="602D224B" w14:textId="041DC26E" w:rsidR="00F62335" w:rsidRPr="00F62335" w:rsidRDefault="00F62335" w:rsidP="005E06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ns w:id="16" w:author="Валерий Полуянов" w:date="2024-05-14T17:11:00Z"/>
                <w:color w:val="000000"/>
                <w:lang w:val="ru-RU"/>
                <w:rPrChange w:id="17" w:author="Валерий Полуянов" w:date="2024-05-14T17:17:00Z">
                  <w:rPr>
                    <w:ins w:id="18" w:author="Валерий Полуянов" w:date="2024-05-14T17:11:00Z"/>
                    <w:color w:val="000000"/>
                  </w:rPr>
                </w:rPrChange>
              </w:rPr>
            </w:pPr>
            <w:ins w:id="19" w:author="Валерий Полуянов" w:date="2024-05-14T17:17:00Z">
              <w:r>
                <w:rPr>
                  <w:color w:val="000000"/>
                  <w:lang w:val="ru-RU"/>
                </w:rPr>
                <w:t xml:space="preserve">Написан блокнот с классификацией </w:t>
              </w:r>
              <w:proofErr w:type="spellStart"/>
              <w:r>
                <w:rPr>
                  <w:color w:val="000000"/>
                  <w:lang w:val="ru-RU"/>
                </w:rPr>
                <w:t>твитов</w:t>
              </w:r>
              <w:proofErr w:type="spellEnd"/>
              <w:r>
                <w:rPr>
                  <w:color w:val="000000"/>
                  <w:lang w:val="ru-RU"/>
                </w:rPr>
                <w:t xml:space="preserve"> с помощью модели трансформера</w:t>
              </w:r>
            </w:ins>
          </w:p>
        </w:tc>
      </w:tr>
      <w:tr w:rsidR="00F62335" w14:paraId="4E6F2F72" w14:textId="77777777" w:rsidTr="00F62335">
        <w:trPr>
          <w:ins w:id="20" w:author="Валерий Полуянов" w:date="2024-05-14T17:11:00Z"/>
        </w:trPr>
        <w:tc>
          <w:tcPr>
            <w:tcW w:w="3284" w:type="dxa"/>
            <w:tcPrChange w:id="21" w:author="Валерий Полуянов" w:date="2024-05-14T17:17:00Z">
              <w:tcPr>
                <w:tcW w:w="3284" w:type="dxa"/>
              </w:tcPr>
            </w:tcPrChange>
          </w:tcPr>
          <w:p w14:paraId="3C67AC46" w14:textId="277416D3" w:rsidR="00F62335" w:rsidRPr="00F62335" w:rsidRDefault="00F62335" w:rsidP="005E06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ns w:id="22" w:author="Валерий Полуянов" w:date="2024-05-14T17:11:00Z"/>
                <w:color w:val="000000"/>
                <w:lang w:val="ru-RU"/>
                <w:rPrChange w:id="23" w:author="Валерий Полуянов" w:date="2024-05-14T17:13:00Z">
                  <w:rPr>
                    <w:ins w:id="24" w:author="Валерий Полуянов" w:date="2024-05-14T17:11:00Z"/>
                    <w:color w:val="000000"/>
                  </w:rPr>
                </w:rPrChange>
              </w:rPr>
            </w:pPr>
            <w:ins w:id="25" w:author="Валерий Полуянов" w:date="2024-05-14T17:13:00Z">
              <w:r>
                <w:rPr>
                  <w:color w:val="000000"/>
                  <w:lang w:val="ru-RU"/>
                </w:rPr>
                <w:t>Сарайкин А.А.</w:t>
              </w:r>
            </w:ins>
          </w:p>
        </w:tc>
        <w:tc>
          <w:tcPr>
            <w:tcW w:w="6742" w:type="dxa"/>
            <w:tcPrChange w:id="26" w:author="Валерий Полуянов" w:date="2024-05-14T17:17:00Z">
              <w:tcPr>
                <w:tcW w:w="3285" w:type="dxa"/>
              </w:tcPr>
            </w:tcPrChange>
          </w:tcPr>
          <w:p w14:paraId="336540AE" w14:textId="084654B3" w:rsidR="00F62335" w:rsidRPr="00F62335" w:rsidRDefault="00F62335" w:rsidP="005E06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ns w:id="27" w:author="Валерий Полуянов" w:date="2024-05-14T17:11:00Z"/>
                <w:color w:val="000000"/>
                <w:lang w:val="ru-RU"/>
                <w:rPrChange w:id="28" w:author="Валерий Полуянов" w:date="2024-05-14T17:18:00Z">
                  <w:rPr>
                    <w:ins w:id="29" w:author="Валерий Полуянов" w:date="2024-05-14T17:11:00Z"/>
                    <w:color w:val="000000"/>
                  </w:rPr>
                </w:rPrChange>
              </w:rPr>
            </w:pPr>
            <w:ins w:id="30" w:author="Валерий Полуянов" w:date="2024-05-14T17:17:00Z">
              <w:r>
                <w:rPr>
                  <w:color w:val="000000"/>
                  <w:lang w:val="ru-RU"/>
                </w:rPr>
                <w:t>Написа</w:t>
              </w:r>
            </w:ins>
            <w:ins w:id="31" w:author="Валерий Полуянов" w:date="2024-05-14T17:18:00Z">
              <w:r>
                <w:rPr>
                  <w:color w:val="000000"/>
                  <w:lang w:val="ru-RU"/>
                </w:rPr>
                <w:t>н</w:t>
              </w:r>
            </w:ins>
            <w:ins w:id="32" w:author="Валерий Полуянов" w:date="2024-05-14T17:17:00Z">
              <w:r>
                <w:rPr>
                  <w:color w:val="000000"/>
                  <w:lang w:val="ru-RU"/>
                </w:rPr>
                <w:t xml:space="preserve"> блокнот с </w:t>
              </w:r>
              <w:r>
                <w:rPr>
                  <w:color w:val="000000"/>
                  <w:lang w:val="en-US"/>
                </w:rPr>
                <w:t>Bag</w:t>
              </w:r>
              <w:r w:rsidRPr="00F62335">
                <w:rPr>
                  <w:color w:val="000000"/>
                  <w:lang w:val="ru-RU"/>
                  <w:rPrChange w:id="33" w:author="Валерий Полуянов" w:date="2024-05-14T17:17:00Z">
                    <w:rPr>
                      <w:color w:val="000000"/>
                      <w:lang w:val="en-US"/>
                    </w:rPr>
                  </w:rPrChange>
                </w:rPr>
                <w:t xml:space="preserve"> </w:t>
              </w:r>
              <w:r>
                <w:rPr>
                  <w:color w:val="000000"/>
                  <w:lang w:val="en-US"/>
                </w:rPr>
                <w:t>of</w:t>
              </w:r>
              <w:r w:rsidRPr="00F62335">
                <w:rPr>
                  <w:color w:val="000000"/>
                  <w:lang w:val="ru-RU"/>
                  <w:rPrChange w:id="34" w:author="Валерий Полуянов" w:date="2024-05-14T17:17:00Z">
                    <w:rPr>
                      <w:color w:val="000000"/>
                      <w:lang w:val="en-US"/>
                    </w:rPr>
                  </w:rPrChange>
                </w:rPr>
                <w:t xml:space="preserve"> </w:t>
              </w:r>
              <w:r>
                <w:rPr>
                  <w:color w:val="000000"/>
                  <w:lang w:val="en-US"/>
                </w:rPr>
                <w:t>Wor</w:t>
              </w:r>
            </w:ins>
            <w:ins w:id="35" w:author="Валерий Полуянов" w:date="2024-05-14T17:18:00Z">
              <w:r>
                <w:rPr>
                  <w:color w:val="000000"/>
                  <w:lang w:val="en-US"/>
                </w:rPr>
                <w:t>ds</w:t>
              </w:r>
              <w:r w:rsidRPr="00F62335">
                <w:rPr>
                  <w:color w:val="000000"/>
                  <w:lang w:val="ru-RU"/>
                  <w:rPrChange w:id="36" w:author="Валерий Полуянов" w:date="2024-05-14T17:18:00Z">
                    <w:rPr>
                      <w:color w:val="000000"/>
                      <w:lang w:val="en-US"/>
                    </w:rPr>
                  </w:rPrChange>
                </w:rPr>
                <w:t xml:space="preserve"> </w:t>
              </w:r>
              <w:r>
                <w:rPr>
                  <w:color w:val="000000"/>
                  <w:lang w:val="ru-RU"/>
                </w:rPr>
                <w:t xml:space="preserve">и </w:t>
              </w:r>
              <w:r>
                <w:rPr>
                  <w:color w:val="000000"/>
                  <w:lang w:val="en-US"/>
                </w:rPr>
                <w:t>TF</w:t>
              </w:r>
              <w:r w:rsidRPr="00F62335">
                <w:rPr>
                  <w:color w:val="000000"/>
                  <w:lang w:val="ru-RU"/>
                  <w:rPrChange w:id="37" w:author="Валерий Полуянов" w:date="2024-05-14T17:18:00Z">
                    <w:rPr>
                      <w:color w:val="000000"/>
                      <w:lang w:val="en-US"/>
                    </w:rPr>
                  </w:rPrChange>
                </w:rPr>
                <w:t>-</w:t>
              </w:r>
              <w:r>
                <w:rPr>
                  <w:color w:val="000000"/>
                  <w:lang w:val="en-US"/>
                </w:rPr>
                <w:t>IDF</w:t>
              </w:r>
              <w:r w:rsidRPr="00F62335">
                <w:rPr>
                  <w:color w:val="000000"/>
                  <w:lang w:val="ru-RU"/>
                  <w:rPrChange w:id="38" w:author="Валерий Полуянов" w:date="2024-05-14T17:18:00Z">
                    <w:rPr>
                      <w:color w:val="000000"/>
                      <w:lang w:val="en-US"/>
                    </w:rPr>
                  </w:rPrChange>
                </w:rPr>
                <w:t xml:space="preserve"> </w:t>
              </w:r>
              <w:r>
                <w:rPr>
                  <w:color w:val="000000"/>
                  <w:lang w:val="ru-RU"/>
                </w:rPr>
                <w:t>классификацией</w:t>
              </w:r>
            </w:ins>
          </w:p>
        </w:tc>
      </w:tr>
      <w:tr w:rsidR="00F62335" w14:paraId="18733D1F" w14:textId="77777777" w:rsidTr="00F62335">
        <w:trPr>
          <w:ins w:id="39" w:author="Валерий Полуянов" w:date="2024-05-14T17:11:00Z"/>
        </w:trPr>
        <w:tc>
          <w:tcPr>
            <w:tcW w:w="3284" w:type="dxa"/>
            <w:tcPrChange w:id="40" w:author="Валерий Полуянов" w:date="2024-05-14T17:17:00Z">
              <w:tcPr>
                <w:tcW w:w="3284" w:type="dxa"/>
              </w:tcPr>
            </w:tcPrChange>
          </w:tcPr>
          <w:p w14:paraId="1A7C1942" w14:textId="01E44FE8" w:rsidR="00F62335" w:rsidRPr="00F62335" w:rsidRDefault="00F62335" w:rsidP="005E06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ns w:id="41" w:author="Валерий Полуянов" w:date="2024-05-14T17:11:00Z"/>
                <w:color w:val="000000"/>
                <w:lang w:val="ru-RU"/>
                <w:rPrChange w:id="42" w:author="Валерий Полуянов" w:date="2024-05-14T17:13:00Z">
                  <w:rPr>
                    <w:ins w:id="43" w:author="Валерий Полуянов" w:date="2024-05-14T17:11:00Z"/>
                    <w:color w:val="000000"/>
                  </w:rPr>
                </w:rPrChange>
              </w:rPr>
            </w:pPr>
            <w:ins w:id="44" w:author="Валерий Полуянов" w:date="2024-05-14T17:13:00Z">
              <w:r>
                <w:rPr>
                  <w:color w:val="000000"/>
                  <w:lang w:val="ru-RU"/>
                </w:rPr>
                <w:t>Полуянов В.Н.</w:t>
              </w:r>
            </w:ins>
          </w:p>
        </w:tc>
        <w:tc>
          <w:tcPr>
            <w:tcW w:w="6742" w:type="dxa"/>
            <w:tcPrChange w:id="45" w:author="Валерий Полуянов" w:date="2024-05-14T17:17:00Z">
              <w:tcPr>
                <w:tcW w:w="3285" w:type="dxa"/>
              </w:tcPr>
            </w:tcPrChange>
          </w:tcPr>
          <w:p w14:paraId="60CC4B57" w14:textId="47FB5C15" w:rsidR="00F62335" w:rsidRPr="00F62335" w:rsidRDefault="00F62335" w:rsidP="005E06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ns w:id="46" w:author="Валерий Полуянов" w:date="2024-05-14T17:11:00Z"/>
                <w:color w:val="000000"/>
                <w:lang w:val="ru-RU"/>
                <w:rPrChange w:id="47" w:author="Валерий Полуянов" w:date="2024-05-14T17:18:00Z">
                  <w:rPr>
                    <w:ins w:id="48" w:author="Валерий Полуянов" w:date="2024-05-14T17:11:00Z"/>
                    <w:color w:val="000000"/>
                  </w:rPr>
                </w:rPrChange>
              </w:rPr>
            </w:pPr>
            <w:ins w:id="49" w:author="Валерий Полуянов" w:date="2024-05-14T17:18:00Z">
              <w:r>
                <w:rPr>
                  <w:color w:val="000000"/>
                  <w:lang w:val="ru-RU"/>
                </w:rPr>
                <w:t>Предобработка текста</w:t>
              </w:r>
            </w:ins>
            <w:ins w:id="50" w:author="Валерий Полуянов" w:date="2024-05-14T17:19:00Z">
              <w:r>
                <w:rPr>
                  <w:color w:val="000000"/>
                  <w:lang w:val="ru-RU"/>
                </w:rPr>
                <w:t>, оформление результатов экспериментов</w:t>
              </w:r>
            </w:ins>
          </w:p>
        </w:tc>
      </w:tr>
    </w:tbl>
    <w:p w14:paraId="05C6579A" w14:textId="77777777" w:rsidR="00F62335" w:rsidRDefault="00F62335" w:rsidP="00F62335">
      <w:pPr>
        <w:ind w:firstLine="0"/>
        <w:rPr>
          <w:ins w:id="51" w:author="Валерий Полуянов" w:date="2024-05-14T17:11:00Z"/>
          <w:b/>
        </w:rPr>
        <w:pPrChange w:id="52" w:author="Валерий Полуянов" w:date="2024-05-14T17:11:00Z">
          <w:pPr/>
        </w:pPrChange>
      </w:pPr>
      <w:ins w:id="53" w:author="Валерий Полуянов" w:date="2024-05-14T17:11:00Z">
        <w:r>
          <w:br w:type="page"/>
        </w:r>
      </w:ins>
    </w:p>
    <w:p w14:paraId="0EAA264C" w14:textId="6ABA3D16" w:rsidR="009B7043" w:rsidRDefault="0007676B">
      <w:pPr>
        <w:pStyle w:val="1"/>
        <w:keepLines w:val="0"/>
      </w:pPr>
      <w:r>
        <w:lastRenderedPageBreak/>
        <w:t>ПРЕДОБРАБОТКА ДАННЫХ</w:t>
      </w:r>
    </w:p>
    <w:p w14:paraId="308BDB59" w14:textId="77777777" w:rsidR="009B7043" w:rsidRDefault="0007676B">
      <w:r>
        <w:tab/>
        <w:t>В процессе машинного обучения предобработка данных – критически важный этап, особенно при работе с текстовыми данными. На этом этапе наша цель состояла в том, чтобы очистить и преобразовать исходные текстовые данные в формат, который может быть эффективно использован для обучения модели.</w:t>
      </w:r>
    </w:p>
    <w:p w14:paraId="006A9F7B" w14:textId="77777777" w:rsidR="009B7043" w:rsidRDefault="0007676B">
      <w:r>
        <w:tab/>
        <w:t xml:space="preserve">Для начала из текста удалены все лишние символы, ссылки и лишние пробелы с помощью библиотеки </w:t>
      </w:r>
      <w:proofErr w:type="spellStart"/>
      <w:r>
        <w:t>re</w:t>
      </w:r>
      <w:proofErr w:type="spellEnd"/>
      <w:r>
        <w:t xml:space="preserve"> и, соответственно, следующих регулярных выражений:</w:t>
      </w:r>
    </w:p>
    <w:p w14:paraId="1574E35D" w14:textId="77777777" w:rsidR="009B7043" w:rsidRDefault="0007676B">
      <w:pPr>
        <w:numPr>
          <w:ilvl w:val="0"/>
          <w:numId w:val="4"/>
        </w:numPr>
      </w:pPr>
      <w:r>
        <w:t>[^а-</w:t>
      </w:r>
      <w:proofErr w:type="spellStart"/>
      <w:r>
        <w:t>яА</w:t>
      </w:r>
      <w:proofErr w:type="spellEnd"/>
      <w:r>
        <w:t xml:space="preserve">-Я] – все символы, отличные от заданного алфавита; </w:t>
      </w:r>
    </w:p>
    <w:p w14:paraId="40432AAC" w14:textId="77777777" w:rsidR="009B7043" w:rsidRDefault="0007676B">
      <w:pPr>
        <w:numPr>
          <w:ilvl w:val="0"/>
          <w:numId w:val="4"/>
        </w:numPr>
      </w:pPr>
      <w:r>
        <w:t>\s+ – все пробелы (заменяем 1 и более пробелов на один);</w:t>
      </w:r>
    </w:p>
    <w:p w14:paraId="6BC8DD30" w14:textId="77777777" w:rsidR="009B7043" w:rsidRDefault="0007676B">
      <w:pPr>
        <w:numPr>
          <w:ilvl w:val="0"/>
          <w:numId w:val="4"/>
        </w:numPr>
      </w:pPr>
      <w:r>
        <w:t>http[s</w:t>
      </w:r>
      <w:proofErr w:type="gramStart"/>
      <w:r>
        <w:t>]?:/</w:t>
      </w:r>
      <w:proofErr w:type="gramEnd"/>
      <w:r>
        <w:t>/(?:[a-zA-Z]|[0-9]|[$-_@.&amp;+]|[!*\(\),]|(?:%[0-9a-fA-F][0-9a-fA-F]))+ – все гиперссылки.</w:t>
      </w:r>
    </w:p>
    <w:p w14:paraId="13DA74B9" w14:textId="77777777" w:rsidR="009B7043" w:rsidRDefault="0007676B">
      <w:r>
        <w:t xml:space="preserve">Затем были удалены стоп-слова с помощью соответствующего массива, взятого из библиотеки </w:t>
      </w:r>
      <w:proofErr w:type="spellStart"/>
      <w:r>
        <w:t>nltk</w:t>
      </w:r>
      <w:proofErr w:type="spellEnd"/>
      <w:r>
        <w:t>.</w:t>
      </w:r>
    </w:p>
    <w:p w14:paraId="3EBCA178" w14:textId="77777777" w:rsidR="009B7043" w:rsidRDefault="0007676B">
      <w:r>
        <w:t xml:space="preserve">После очистки данных проводится </w:t>
      </w:r>
      <w:proofErr w:type="spellStart"/>
      <w:r>
        <w:t>лемматизация</w:t>
      </w:r>
      <w:proofErr w:type="spellEnd"/>
      <w:r>
        <w:t xml:space="preserve"> - процесс приведения слов к их начальной форме (лемме). </w:t>
      </w:r>
      <w:proofErr w:type="spellStart"/>
      <w:r>
        <w:t>Лемматизация</w:t>
      </w:r>
      <w:proofErr w:type="spellEnd"/>
      <w:r>
        <w:t xml:space="preserve"> проводилась с помощью лингвистический процессор </w:t>
      </w:r>
      <w:proofErr w:type="spellStart"/>
      <w:r>
        <w:t>Mystem</w:t>
      </w:r>
      <w:proofErr w:type="spellEnd"/>
      <w:r>
        <w:t xml:space="preserve"> от Яндекса, доступ к которому был получен через библиотеку pymystem3. </w:t>
      </w:r>
    </w:p>
    <w:p w14:paraId="658B3E46" w14:textId="77777777" w:rsidR="009B7043" w:rsidRDefault="0007676B">
      <w:r>
        <w:t xml:space="preserve">Последним шагом предобработки является разделение данных на токены - составляющие его единицы данных. С учетом задачи мы остановились на </w:t>
      </w:r>
      <w:proofErr w:type="spellStart"/>
      <w:r>
        <w:t>токенизации</w:t>
      </w:r>
      <w:proofErr w:type="spellEnd"/>
      <w:r>
        <w:t xml:space="preserve"> по пробелам.</w:t>
      </w:r>
    </w:p>
    <w:p w14:paraId="29E100C9" w14:textId="77777777" w:rsidR="009B7043" w:rsidRDefault="0007676B">
      <w:pPr>
        <w:spacing w:after="160"/>
        <w:ind w:firstLine="0"/>
      </w:pPr>
      <w:r>
        <w:br w:type="page"/>
      </w:r>
    </w:p>
    <w:p w14:paraId="37E7F470" w14:textId="77777777" w:rsidR="009B7043" w:rsidRDefault="0007676B">
      <w:pPr>
        <w:pStyle w:val="1"/>
        <w:keepLines w:val="0"/>
      </w:pPr>
      <w:bookmarkStart w:id="54" w:name="_bs8mdl5oqq3j" w:colFirst="0" w:colLast="0"/>
      <w:bookmarkEnd w:id="54"/>
      <w:r>
        <w:lastRenderedPageBreak/>
        <w:t>ВЕКТОРИЗАЦИЯ</w:t>
      </w:r>
    </w:p>
    <w:p w14:paraId="58994939" w14:textId="77777777" w:rsidR="009B7043" w:rsidRDefault="0007676B">
      <w:r>
        <w:t>Теперь, когда наш текст предварительно обработан, его необходимо привести в приемлемую для алгоритмов обучения векторную форму. Для этого были применены несколько различных методов.</w:t>
      </w:r>
    </w:p>
    <w:p w14:paraId="0B9AF610" w14:textId="77777777" w:rsidR="009B7043" w:rsidRDefault="0007676B">
      <w:pPr>
        <w:pStyle w:val="2"/>
      </w:pPr>
      <w:bookmarkStart w:id="55" w:name="_hsjiajkjkujx" w:colFirst="0" w:colLast="0"/>
      <w:bookmarkEnd w:id="55"/>
      <w:proofErr w:type="spellStart"/>
      <w:r>
        <w:t>Bag</w:t>
      </w:r>
      <w:proofErr w:type="spellEnd"/>
      <w:r>
        <w:t xml:space="preserve"> Of </w:t>
      </w:r>
      <w:proofErr w:type="spellStart"/>
      <w:r>
        <w:t>Words</w:t>
      </w:r>
      <w:proofErr w:type="spellEnd"/>
    </w:p>
    <w:p w14:paraId="52DE7BEF" w14:textId="77777777" w:rsidR="009B7043" w:rsidRDefault="0007676B">
      <w:proofErr w:type="spellStart"/>
      <w:r>
        <w:t>Bag</w:t>
      </w:r>
      <w:proofErr w:type="spellEnd"/>
      <w:r>
        <w:t xml:space="preserve"> Of </w:t>
      </w:r>
      <w:proofErr w:type="spellStart"/>
      <w:r>
        <w:t>Words</w:t>
      </w:r>
      <w:proofErr w:type="spellEnd"/>
      <w:r>
        <w:t xml:space="preserve"> – это метод векторизации, основанный на </w:t>
      </w:r>
      <w:proofErr w:type="spellStart"/>
      <w:r>
        <w:t>one-hot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 - коде, в котором каждое слово кодируется вектором, длина которого равна мощности словаря, то есть количеству всех уникальных слов в документе.</w:t>
      </w:r>
    </w:p>
    <w:p w14:paraId="3C455B89" w14:textId="77777777" w:rsidR="009B7043" w:rsidRDefault="0007676B">
      <w:r>
        <w:t>Если слово находится на i-ом месте в словаре, то его вектор будет выглядеть как (0</w:t>
      </w:r>
      <w:r>
        <w:rPr>
          <w:vertAlign w:val="subscript"/>
        </w:rPr>
        <w:t>1</w:t>
      </w:r>
      <w:r>
        <w:t>, …, 1</w:t>
      </w:r>
      <w:r>
        <w:rPr>
          <w:vertAlign w:val="subscript"/>
        </w:rPr>
        <w:t>i</w:t>
      </w:r>
      <w:r>
        <w:t>, …, 0</w:t>
      </w:r>
      <w:r>
        <w:rPr>
          <w:vertAlign w:val="subscript"/>
        </w:rPr>
        <w:t>n</w:t>
      </w:r>
      <w:r>
        <w:t>), где единица стоит на месте этого слова (рис. 1).</w:t>
      </w:r>
    </w:p>
    <w:p w14:paraId="4BD57D32" w14:textId="77777777" w:rsidR="009B7043" w:rsidRDefault="0007676B">
      <w:pPr>
        <w:jc w:val="center"/>
      </w:pPr>
      <w:r>
        <w:rPr>
          <w:noProof/>
        </w:rPr>
        <w:drawing>
          <wp:inline distT="114300" distB="114300" distL="114300" distR="114300" wp14:anchorId="06220B9C" wp14:editId="63241398">
            <wp:extent cx="2791409" cy="148542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1541" t="3095" r="7821" b="33299"/>
                    <a:stretch>
                      <a:fillRect/>
                    </a:stretch>
                  </pic:blipFill>
                  <pic:spPr>
                    <a:xfrm>
                      <a:off x="0" y="0"/>
                      <a:ext cx="2791409" cy="1485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0CC9E" w14:textId="77777777" w:rsidR="009B7043" w:rsidRDefault="0007676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Рисунок 1. Пример векторов для слов в </w:t>
      </w:r>
      <w:proofErr w:type="spellStart"/>
      <w:r>
        <w:rPr>
          <w:sz w:val="24"/>
          <w:szCs w:val="24"/>
        </w:rPr>
        <w:t>BoW</w:t>
      </w:r>
      <w:proofErr w:type="spellEnd"/>
    </w:p>
    <w:p w14:paraId="6326A0FD" w14:textId="77777777" w:rsidR="009B7043" w:rsidRDefault="0007676B">
      <w:r>
        <w:t>В этом методе суммируются векторы закодированных слов, то есть текст “помогите мне” будет закодирован как вектор для слова “помогите” (0</w:t>
      </w:r>
      <w:r>
        <w:rPr>
          <w:vertAlign w:val="subscript"/>
        </w:rPr>
        <w:t>1</w:t>
      </w:r>
      <w:r>
        <w:t>, …, 1</w:t>
      </w:r>
      <w:r>
        <w:rPr>
          <w:vertAlign w:val="subscript"/>
        </w:rPr>
        <w:t>i</w:t>
      </w:r>
      <w:r>
        <w:t>, …, 0</w:t>
      </w:r>
      <w:r>
        <w:rPr>
          <w:vertAlign w:val="subscript"/>
        </w:rPr>
        <w:t>n</w:t>
      </w:r>
      <w:r>
        <w:t>) + вектор для слова “мне” (0</w:t>
      </w:r>
      <w:r>
        <w:rPr>
          <w:vertAlign w:val="subscript"/>
        </w:rPr>
        <w:t>1</w:t>
      </w:r>
      <w:r>
        <w:t>, …, 1</w:t>
      </w:r>
      <w:r>
        <w:rPr>
          <w:vertAlign w:val="subscript"/>
        </w:rPr>
        <w:t>j</w:t>
      </w:r>
      <w:r>
        <w:t>, …, 0</w:t>
      </w:r>
      <w:r>
        <w:rPr>
          <w:vertAlign w:val="subscript"/>
        </w:rPr>
        <w:t>n</w:t>
      </w:r>
      <w:r>
        <w:t>) = (0</w:t>
      </w:r>
      <w:r>
        <w:rPr>
          <w:vertAlign w:val="subscript"/>
        </w:rPr>
        <w:t>1</w:t>
      </w:r>
      <w:r>
        <w:t>, …, 1</w:t>
      </w:r>
      <w:r>
        <w:rPr>
          <w:vertAlign w:val="subscript"/>
        </w:rPr>
        <w:t>i</w:t>
      </w:r>
      <w:r>
        <w:t>, …, 1</w:t>
      </w:r>
      <w:r>
        <w:rPr>
          <w:vertAlign w:val="subscript"/>
        </w:rPr>
        <w:t>j</w:t>
      </w:r>
      <w:r>
        <w:t>, …, 0</w:t>
      </w:r>
      <w:r>
        <w:rPr>
          <w:vertAlign w:val="subscript"/>
        </w:rPr>
        <w:t>n</w:t>
      </w:r>
      <w:r>
        <w:t>).</w:t>
      </w:r>
    </w:p>
    <w:p w14:paraId="5BFAF0B6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</w:pPr>
      <w:r>
        <w:t>Такой подход не учитывает последовательность слов. Нельзя утверждать и то, что векторы слов независимы, так как считается частота вхождения и, например, слово кошка будет встречаться чаще со словом котята, чем со словом перцептрон, поэтому зависимость слов присутствует.</w:t>
      </w:r>
    </w:p>
    <w:p w14:paraId="44F1580C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t>Чтобы учитывать некоторую последовательность необходимо использовать N-граммы.</w:t>
      </w:r>
    </w:p>
    <w:p w14:paraId="79CBADB5" w14:textId="77777777" w:rsidR="009B7043" w:rsidRDefault="0007676B">
      <w:pPr>
        <w:pStyle w:val="2"/>
      </w:pPr>
      <w:bookmarkStart w:id="56" w:name="_c4cpvh3vh4qi" w:colFirst="0" w:colLast="0"/>
      <w:bookmarkEnd w:id="56"/>
      <w:r>
        <w:t>N-</w:t>
      </w:r>
      <w:proofErr w:type="spellStart"/>
      <w:r>
        <w:t>Grams</w:t>
      </w:r>
      <w:proofErr w:type="spellEnd"/>
    </w:p>
    <w:p w14:paraId="15D3E16E" w14:textId="77777777" w:rsidR="009B7043" w:rsidRDefault="0007676B">
      <w:r>
        <w:t xml:space="preserve">N-граммы – это метод представления текста в виде последовательностей из N токенов. Этот метод используется для учета порядков слов, здесь берутся N подряд идущих токенов скользящим окном. Таким образом, каждое слово </w:t>
      </w:r>
      <w:r>
        <w:lastRenderedPageBreak/>
        <w:t>представлено в сочетании с его N-соседними словами. Это может быть полезно для моделей, которые учитывают контекст слова.</w:t>
      </w:r>
    </w:p>
    <w:p w14:paraId="7C7C095B" w14:textId="77777777" w:rsidR="009B7043" w:rsidRDefault="0007676B">
      <w:r>
        <w:t xml:space="preserve">Существенным недостатком N-грамм безусловно является </w:t>
      </w:r>
      <w:proofErr w:type="spellStart"/>
      <w:r>
        <w:t>полиномиально</w:t>
      </w:r>
      <w:proofErr w:type="spellEnd"/>
      <w:r>
        <w:t xml:space="preserve"> возрастающая потребность в памяти, поэтому важно тщательно очистить исходные данные от информации, не несущей в себе пользы.</w:t>
      </w:r>
    </w:p>
    <w:p w14:paraId="3D7FE471" w14:textId="77777777" w:rsidR="009B7043" w:rsidRDefault="0007676B">
      <w:pPr>
        <w:pStyle w:val="2"/>
        <w:rPr>
          <w:u w:val="single"/>
        </w:rPr>
      </w:pPr>
      <w:bookmarkStart w:id="57" w:name="_l9w6bqb7s2go" w:colFirst="0" w:colLast="0"/>
      <w:bookmarkEnd w:id="57"/>
      <w:r>
        <w:t>TF-IDF</w:t>
      </w:r>
    </w:p>
    <w:p w14:paraId="6E6B8A9B" w14:textId="3B8D0E44" w:rsidR="009B7043" w:rsidRDefault="0007676B">
      <w:proofErr w:type="spellStart"/>
      <w:r>
        <w:t>Term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- </w:t>
      </w:r>
      <w:proofErr w:type="spellStart"/>
      <w:r>
        <w:t>Inverse</w:t>
      </w:r>
      <w:proofErr w:type="spellEnd"/>
      <w:r>
        <w:t xml:space="preserve"> Document </w:t>
      </w:r>
      <w:proofErr w:type="spellStart"/>
      <w:r>
        <w:t>Frequency</w:t>
      </w:r>
      <w:proofErr w:type="spellEnd"/>
      <w:r>
        <w:t xml:space="preserve"> (TF-IDF) – это метод, учитывающий как частоту появления слова в данном тексте, так и его значимость во всей коллекции документов. TF-IDF для токена </w:t>
      </w:r>
      <w:ins w:id="58" w:author="Валерий Полуянов" w:date="2024-05-14T01:06:00Z">
        <w:r w:rsidR="003A702A" w:rsidRPr="003A702A">
          <w:rPr>
            <w:b/>
            <w:bCs/>
            <w:i/>
            <w:iCs/>
            <w:lang w:val="en-US"/>
            <w:rPrChange w:id="59" w:author="Валерий Полуянов" w:date="2024-05-14T01:06:00Z">
              <w:rPr>
                <w:lang w:val="en-US"/>
              </w:rPr>
            </w:rPrChange>
          </w:rPr>
          <w:t>t</w:t>
        </w:r>
      </w:ins>
      <w:r>
        <w:t xml:space="preserve"> для документа </w:t>
      </w:r>
      <w:r w:rsidRPr="003A702A">
        <w:rPr>
          <w:b/>
          <w:i/>
          <w:iCs/>
          <w:rPrChange w:id="60" w:author="Валерий Полуянов" w:date="2024-05-14T01:06:00Z">
            <w:rPr>
              <w:b/>
            </w:rPr>
          </w:rPrChange>
        </w:rPr>
        <w:t>d</w:t>
      </w:r>
      <w:r>
        <w:rPr>
          <w:b/>
        </w:rPr>
        <w:t xml:space="preserve"> </w:t>
      </w:r>
      <w:r>
        <w:t xml:space="preserve">в наборе документов </w:t>
      </w:r>
      <w:r w:rsidRPr="003A702A">
        <w:rPr>
          <w:bCs/>
          <w:i/>
          <w:iCs/>
          <w:rPrChange w:id="61" w:author="Валерий Полуянов" w:date="2024-05-14T01:06:00Z">
            <w:rPr>
              <w:b/>
            </w:rPr>
          </w:rPrChange>
        </w:rPr>
        <w:t>D</w:t>
      </w:r>
      <w:r>
        <w:rPr>
          <w:b/>
        </w:rPr>
        <w:t xml:space="preserve"> </w:t>
      </w:r>
      <w:r>
        <w:t xml:space="preserve">можно вычислить по формуле: </w:t>
      </w:r>
    </w:p>
    <w:p w14:paraId="4B4A9172" w14:textId="06BA9836" w:rsidR="003A702A" w:rsidRPr="003A702A" w:rsidRDefault="003A702A" w:rsidP="003A702A">
      <w:pPr>
        <w:ind w:firstLine="0"/>
        <w:rPr>
          <w:lang w:val="en-US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/>
            </w:rPr>
            <m:t>TF-IDF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lang w:val="en-US"/>
            </w:rPr>
            <m:t>TF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  <w:lang w:val="en-US"/>
            </w:rPr>
            <m:t>×</m:t>
          </m:r>
          <m:r>
            <m:rPr>
              <m:nor/>
            </m:rPr>
            <w:rPr>
              <w:rFonts w:ascii="Cambria Math" w:hAnsi="Cambria Math"/>
              <w:lang w:val="en-US"/>
            </w:rPr>
            <m:t>IDF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D</m:t>
              </m:r>
            </m:e>
          </m:d>
        </m:oMath>
      </m:oMathPara>
    </w:p>
    <w:p w14:paraId="622622B7" w14:textId="0A92ED03" w:rsidR="009B7043" w:rsidRPr="003A702A" w:rsidRDefault="003A702A" w:rsidP="003A702A">
      <w:pPr>
        <w:pBdr>
          <w:top w:val="nil"/>
          <w:left w:val="nil"/>
          <w:bottom w:val="nil"/>
          <w:right w:val="nil"/>
          <w:between w:val="nil"/>
        </w:pBdr>
      </w:pPr>
      <m:oMath>
        <m:r>
          <m:rPr>
            <m:nor/>
          </m:rPr>
          <w:rPr>
            <w:rFonts w:ascii="Cambria Math" w:hAnsi="Cambria Math"/>
          </w:rPr>
          <m:t>TF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t,d</m:t>
            </m:r>
          </m:e>
        </m:d>
      </m:oMath>
      <w:r w:rsidR="0007676B">
        <w:t xml:space="preserve"> – частота появления слова в документе, или важность слова для понимания документа слово относительно остальных, можно рассчитать по формуле:</w:t>
      </w:r>
    </w:p>
    <w:p w14:paraId="282570C6" w14:textId="4E508D22" w:rsidR="003A702A" w:rsidRPr="00F62335" w:rsidRDefault="003A702A">
      <w:pPr>
        <w:pBdr>
          <w:top w:val="nil"/>
          <w:left w:val="nil"/>
          <w:bottom w:val="nil"/>
          <w:right w:val="nil"/>
          <w:between w:val="nil"/>
        </w:pBdr>
        <w:rPr>
          <w:lang w:val="ru-RU"/>
          <w:rPrChange w:id="62" w:author="Валерий Полуянов" w:date="2024-05-14T17:11:00Z">
            <w:rPr>
              <w:lang w:val="en-US"/>
            </w:rPr>
          </w:rPrChange>
        </w:rPr>
      </w:pPr>
      <m:oMathPara>
        <m:oMath>
          <m:r>
            <m:rPr>
              <m:nor/>
            </m:rPr>
            <w:rPr>
              <w:rFonts w:ascii="Cambria Math" w:hAnsi="Cambria Math"/>
              <w:lang w:val="en-US"/>
            </w:rPr>
            <m:t>TF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ru-RU"/>
                  <w:rPrChange w:id="63" w:author="Валерий Полуянов" w:date="2024-05-14T17:11:00Z">
                    <w:rPr>
                      <w:rFonts w:ascii="Cambria Math" w:hAnsi="Cambria Math"/>
                      <w:lang w:val="en-US"/>
                    </w:rPr>
                  </w:rPrChange>
                </w:rPr>
                <m:t>,</m:t>
              </m:r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  <w:lang w:val="ru-RU"/>
              <w:rPrChange w:id="64" w:author="Валерий Полуянов" w:date="2024-05-14T17:11:00Z">
                <w:rPr>
                  <w:rFonts w:ascii="Cambria Math" w:hAnsi="Cambria Math"/>
                  <w:lang w:val="en-US"/>
                </w:rPr>
              </w:rPrChange>
            </w:rPr>
            <m:t>=</m:t>
          </m:r>
          <m:f>
            <m:fPr>
              <m:ctrlPr>
                <w:ins w:id="65" w:author="Валерий Полуянов" w:date="2024-05-14T01:13:00Z">
                  <w:rPr>
                    <w:rFonts w:ascii="Cambria Math" w:hAnsi="Cambria Math"/>
                    <w:i/>
                    <w:lang w:val="en-US"/>
                  </w:rPr>
                </w:ins>
              </m:ctrlPr>
            </m:fPr>
            <m:num>
              <m:sSub>
                <m:sSubPr>
                  <m:ctrlPr>
                    <w:ins w:id="66" w:author="Валерий Полуянов" w:date="2024-05-14T01:13:00Z">
                      <w:rPr>
                        <w:rFonts w:ascii="Cambria Math" w:hAnsi="Cambria Math"/>
                        <w:i/>
                        <w:lang w:val="en-US"/>
                      </w:rPr>
                    </w:ins>
                  </m:ctrlPr>
                </m:sSubPr>
                <m:e>
                  <m:r>
                    <w:ins w:id="67" w:author="Валерий Полуянов" w:date="2024-05-14T01:13:00Z">
                      <w:rPr>
                        <w:rFonts w:ascii="Cambria Math" w:hAnsi="Cambria Math"/>
                        <w:lang w:val="en-US"/>
                      </w:rPr>
                      <m:t>n</m:t>
                    </w:ins>
                  </m:r>
                </m:e>
                <m:sub>
                  <m:r>
                    <w:ins w:id="68" w:author="Валерий Полуянов" w:date="2024-05-14T01:13:00Z">
                      <w:rPr>
                        <w:rFonts w:ascii="Cambria Math" w:hAnsi="Cambria Math"/>
                        <w:lang w:val="en-US"/>
                      </w:rPr>
                      <m:t>t</m:t>
                    </w:ins>
                  </m:r>
                </m:sub>
              </m:sSub>
            </m:num>
            <m:den>
              <m:nary>
                <m:naryPr>
                  <m:chr m:val="∑"/>
                  <m:limLoc m:val="undOvr"/>
                  <m:supHide m:val="1"/>
                  <m:ctrlPr>
                    <w:ins w:id="69" w:author="Валерий Полуянов" w:date="2024-05-14T01:13:00Z">
                      <w:rPr>
                        <w:rFonts w:ascii="Cambria Math" w:hAnsi="Cambria Math"/>
                        <w:i/>
                        <w:lang w:val="en-US"/>
                      </w:rPr>
                    </w:ins>
                  </m:ctrlPr>
                </m:naryPr>
                <m:sub>
                  <m:r>
                    <w:ins w:id="70" w:author="Валерий Полуянов" w:date="2024-05-14T01:13:00Z">
                      <w:rPr>
                        <w:rFonts w:ascii="Cambria Math" w:hAnsi="Cambria Math"/>
                        <w:lang w:val="en-US"/>
                      </w:rPr>
                      <m:t>k</m:t>
                    </w:ins>
                  </m:r>
                </m:sub>
                <m:sup/>
                <m:e>
                  <m:sSub>
                    <m:sSubPr>
                      <m:ctrlPr>
                        <w:ins w:id="71" w:author="Валерий Полуянов" w:date="2024-05-14T01:13:00Z">
                          <w:rPr>
                            <w:rFonts w:ascii="Cambria Math" w:hAnsi="Cambria Math"/>
                            <w:i/>
                            <w:lang w:val="en-US"/>
                          </w:rPr>
                        </w:ins>
                      </m:ctrlPr>
                    </m:sSubPr>
                    <m:e>
                      <m:r>
                        <w:ins w:id="72" w:author="Валерий Полуянов" w:date="2024-05-14T01:13:00Z">
                          <w:rPr>
                            <w:rFonts w:ascii="Cambria Math" w:hAnsi="Cambria Math"/>
                            <w:lang w:val="en-US"/>
                          </w:rPr>
                          <m:t>n</m:t>
                        </w:ins>
                      </m:r>
                    </m:e>
                    <m:sub>
                      <m:r>
                        <w:ins w:id="73" w:author="Валерий Полуянов" w:date="2024-05-14T01:13:00Z">
                          <w:rPr>
                            <w:rFonts w:ascii="Cambria Math" w:hAnsi="Cambria Math"/>
                            <w:lang w:val="en-US"/>
                          </w:rPr>
                          <m:t>k</m:t>
                        </w:ins>
                      </m:r>
                    </m:sub>
                  </m:sSub>
                </m:e>
              </m:nary>
            </m:den>
          </m:f>
          <m:r>
            <w:del w:id="74" w:author="Валерий Полуянов" w:date="2024-05-14T01:10:00Z">
              <w:rPr>
                <w:rFonts w:ascii="Cambria Math" w:hAnsi="Cambria Math"/>
                <w:lang w:val="ru-RU"/>
                <w:rPrChange w:id="75" w:author="Валерий Полуянов" w:date="2024-05-14T17:11:00Z">
                  <w:rPr>
                    <w:rFonts w:ascii="Cambria Math" w:hAnsi="Cambria Math"/>
                    <w:lang w:val="en-US"/>
                  </w:rPr>
                </w:rPrChange>
              </w:rPr>
              <m:t>\</m:t>
            </w:del>
          </m:r>
          <m:r>
            <w:del w:id="76" w:author="Валерий Полуянов" w:date="2024-05-14T01:10:00Z">
              <w:rPr>
                <w:rFonts w:ascii="Cambria Math" w:hAnsi="Cambria Math"/>
              </w:rPr>
              <m:t>dfrac</m:t>
            </w:del>
          </m:r>
          <m:sSub>
            <m:sSubPr>
              <m:ctrlPr>
                <w:del w:id="77" w:author="Валерий Полуянов" w:date="2024-05-14T01:13:00Z">
                  <w:rPr>
                    <w:rFonts w:ascii="Cambria Math" w:hAnsi="Cambria Math"/>
                  </w:rPr>
                </w:del>
              </m:ctrlPr>
            </m:sSubPr>
            <m:e>
              <m:r>
                <w:del w:id="78" w:author="Валерий Полуянов" w:date="2024-05-14T01:11:00Z">
                  <w:rPr>
                    <w:rFonts w:ascii="Cambria Math" w:hAnsi="Cambria Math"/>
                  </w:rPr>
                  <m:t>n</m:t>
                </w:del>
              </m:r>
            </m:e>
            <m:sub>
              <m:r>
                <w:del w:id="79" w:author="Валерий Полуянов" w:date="2024-05-14T01:11:00Z">
                  <w:rPr>
                    <w:rFonts w:ascii="Cambria Math" w:hAnsi="Cambria Math"/>
                  </w:rPr>
                  <m:t>t</m:t>
                </w:del>
              </m:r>
            </m:sub>
          </m:sSub>
          <m:r>
            <w:del w:id="80" w:author="Валерий Полуянов" w:date="2024-05-14T01:12:00Z">
              <w:rPr>
                <w:rFonts w:ascii="Cambria Math" w:hAnsi="Cambria Math"/>
                <w:lang w:val="ru-RU"/>
                <w:rPrChange w:id="81" w:author="Валерий Полуянов" w:date="2024-05-14T17:11:00Z">
                  <w:rPr>
                    <w:rFonts w:ascii="Cambria Math" w:hAnsi="Cambria Math"/>
                    <w:lang w:val="en-US"/>
                  </w:rPr>
                </w:rPrChange>
              </w:rPr>
              <m:t>\</m:t>
            </w:del>
          </m:r>
          <m:r>
            <w:del w:id="82" w:author="Валерий Полуянов" w:date="2024-05-14T01:12:00Z">
              <w:rPr>
                <w:rFonts w:ascii="Cambria Math" w:hAnsi="Cambria Math"/>
              </w:rPr>
              <m:t>su</m:t>
            </w:del>
          </m:r>
          <m:sSub>
            <m:sSubPr>
              <m:ctrlPr>
                <w:del w:id="83" w:author="Валерий Полуянов" w:date="2024-05-14T01:12:00Z">
                  <w:rPr>
                    <w:rFonts w:ascii="Cambria Math" w:hAnsi="Cambria Math"/>
                  </w:rPr>
                </w:del>
              </m:ctrlPr>
            </m:sSubPr>
            <m:e>
              <m:r>
                <w:del w:id="84" w:author="Валерий Полуянов" w:date="2024-05-14T01:12:00Z">
                  <w:rPr>
                    <w:rFonts w:ascii="Cambria Math" w:hAnsi="Cambria Math"/>
                  </w:rPr>
                  <m:t>m</m:t>
                </w:del>
              </m:r>
            </m:e>
            <m:sub>
              <m:r>
                <w:del w:id="85" w:author="Валерий Полуянов" w:date="2024-05-14T01:12:00Z">
                  <w:rPr>
                    <w:rFonts w:ascii="Cambria Math" w:hAnsi="Cambria Math"/>
                  </w:rPr>
                  <m:t>k</m:t>
                </w:del>
              </m:r>
            </m:sub>
          </m:sSub>
          <m:sSub>
            <m:sSubPr>
              <m:ctrlPr>
                <w:del w:id="86" w:author="Валерий Полуянов" w:date="2024-05-14T01:12:00Z">
                  <w:rPr>
                    <w:rFonts w:ascii="Cambria Math" w:hAnsi="Cambria Math"/>
                  </w:rPr>
                </w:del>
              </m:ctrlPr>
            </m:sSubPr>
            <m:e>
              <m:r>
                <w:del w:id="87" w:author="Валерий Полуянов" w:date="2024-05-14T01:12:00Z">
                  <w:rPr>
                    <w:rFonts w:ascii="Cambria Math" w:hAnsi="Cambria Math"/>
                  </w:rPr>
                  <m:t>n</m:t>
                </w:del>
              </m:r>
            </m:e>
            <m:sub>
              <m:r>
                <w:del w:id="88" w:author="Валерий Полуянов" w:date="2024-05-14T01:12:00Z">
                  <w:rPr>
                    <w:rFonts w:ascii="Cambria Math" w:hAnsi="Cambria Math"/>
                  </w:rPr>
                  <m:t>k</m:t>
                </w:del>
              </m:r>
            </m:sub>
          </m:sSub>
          <m:r>
            <w:rPr>
              <w:rFonts w:ascii="Cambria Math" w:hAnsi="Cambria Math"/>
              <w:lang w:val="ru-RU"/>
              <w:rPrChange w:id="89" w:author="Валерий Полуянов" w:date="2024-05-14T17:11:00Z">
                <w:rPr>
                  <w:rFonts w:ascii="Cambria Math" w:hAnsi="Cambria Math"/>
                  <w:lang w:val="en-US"/>
                </w:rPr>
              </w:rPrChange>
            </w:rPr>
            <m:t>,</m:t>
          </m:r>
        </m:oMath>
      </m:oMathPara>
    </w:p>
    <w:p w14:paraId="0C0EAE97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</w:pPr>
      <w:r>
        <w:t xml:space="preserve">где в числителе находится число слов </w:t>
      </w:r>
      <w:r w:rsidRPr="003A702A">
        <w:rPr>
          <w:b/>
          <w:bCs/>
          <w:i/>
          <w:iCs/>
          <w:rPrChange w:id="90" w:author="Валерий Полуянов" w:date="2024-05-14T01:07:00Z">
            <w:rPr/>
          </w:rPrChange>
        </w:rPr>
        <w:t>t</w:t>
      </w:r>
      <w:r>
        <w:t xml:space="preserve">, встречающихся в документе </w:t>
      </w:r>
      <w:r w:rsidRPr="003A702A">
        <w:rPr>
          <w:b/>
          <w:bCs/>
          <w:i/>
          <w:iCs/>
          <w:rPrChange w:id="91" w:author="Валерий Полуянов" w:date="2024-05-14T01:07:00Z">
            <w:rPr/>
          </w:rPrChange>
        </w:rPr>
        <w:t>d</w:t>
      </w:r>
      <w:r>
        <w:t>, а в знаменателе – общее число слов в этом документе.</w:t>
      </w:r>
    </w:p>
    <w:p w14:paraId="2A4C7F65" w14:textId="37B7035E" w:rsidR="009B7043" w:rsidRPr="003A702A" w:rsidRDefault="003A702A" w:rsidP="003A702A">
      <m:oMath>
        <m:r>
          <m:rPr>
            <m:nor/>
          </m:rPr>
          <w:rPr>
            <w:rFonts w:ascii="Cambria Math" w:hAnsi="Cambria Math"/>
          </w:rPr>
          <m:t>IDF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t,D</m:t>
            </m:r>
          </m:e>
        </m:d>
      </m:oMath>
      <w:r w:rsidR="0007676B">
        <w:t xml:space="preserve"> – обратная частота </w:t>
      </w:r>
      <w:del w:id="92" w:author="Валерий Полуянов" w:date="2024-05-14T01:07:00Z">
        <w:r w:rsidR="0007676B" w:rsidDel="003A702A">
          <w:delText xml:space="preserve">появления слова </w:delText>
        </w:r>
      </w:del>
      <w:ins w:id="93" w:author="Валерий Полуянов" w:date="2024-05-14T01:07:00Z">
        <w:r>
          <w:rPr>
            <w:lang w:val="ru-RU"/>
          </w:rPr>
          <w:t xml:space="preserve">появления слова </w:t>
        </w:r>
      </w:ins>
      <w:r w:rsidR="0007676B">
        <w:t>в коллекции документов, то есть чем чаще слово встречается во всём наборе документов, тем меньше будет этот показатель. Так, выделяются токены, встретившиеся в относительно меньшем числе документов и тем самым являющиеся значимыми (слово нетривиально и может иметь большое значение для контекста документа). Можно рассчитать по формуле:</w:t>
      </w:r>
    </w:p>
    <w:p w14:paraId="7DE3C3A7" w14:textId="77777777" w:rsidR="003A702A" w:rsidRPr="003A702A" w:rsidRDefault="003A702A" w:rsidP="003A702A">
      <w:pPr>
        <w:jc w:val="center"/>
        <w:rPr>
          <w:ins w:id="94" w:author="Валерий Полуянов" w:date="2024-05-14T01:10:00Z"/>
          <w:rPrChange w:id="95" w:author="Валерий Полуянов" w:date="2024-05-14T01:10:00Z">
            <w:rPr>
              <w:ins w:id="96" w:author="Валерий Полуянов" w:date="2024-05-14T01:10:00Z"/>
              <w:rFonts w:ascii="Cambria Math" w:hAnsi="Cambria Math"/>
              <w:i/>
            </w:rPr>
          </w:rPrChange>
        </w:rPr>
      </w:pPr>
      <m:oMathPara>
        <m:oMath>
          <m:r>
            <w:ins w:id="97" w:author="Валерий Полуянов" w:date="2024-05-14T01:10:00Z">
              <w:rPr>
                <w:rFonts w:ascii="Cambria Math" w:hAnsi="Cambria Math"/>
                <w:lang w:val="en-US"/>
              </w:rPr>
              <m:t>IDF</m:t>
            </w:ins>
          </m:r>
          <m:d>
            <m:dPr>
              <m:ctrlPr>
                <w:ins w:id="98" w:author="Валерий Полуянов" w:date="2024-05-14T01:10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ins w:id="99" w:author="Валерий Полуянов" w:date="2024-05-14T01:10:00Z">
                  <w:rPr>
                    <w:rFonts w:ascii="Cambria Math" w:hAnsi="Cambria Math"/>
                  </w:rPr>
                  <m:t>t</m:t>
                </w:ins>
              </m:r>
              <m:r>
                <w:ins w:id="100" w:author="Валерий Полуянов" w:date="2024-05-14T01:10:00Z">
                  <w:rPr>
                    <w:rFonts w:ascii="Cambria Math" w:hAnsi="Cambria Math"/>
                    <w:lang w:val="en-US"/>
                  </w:rPr>
                  <m:t>,</m:t>
                </w:ins>
              </m:r>
              <m:r>
                <w:ins w:id="101" w:author="Валерий Полуянов" w:date="2024-05-14T01:10:00Z">
                  <w:rPr>
                    <w:rFonts w:ascii="Cambria Math" w:hAnsi="Cambria Math"/>
                  </w:rPr>
                  <m:t>D</m:t>
                </w:ins>
              </m:r>
            </m:e>
          </m:d>
          <m:r>
            <w:ins w:id="102" w:author="Валерий Полуянов" w:date="2024-05-14T01:10:00Z">
              <w:rPr>
                <w:rFonts w:ascii="Cambria Math" w:hAnsi="Cambria Math"/>
                <w:lang w:val="en-US"/>
              </w:rPr>
              <m:t>=</m:t>
            </w:ins>
          </m:r>
          <m:box>
            <m:boxPr>
              <m:opEmu m:val="1"/>
              <m:ctrlPr>
                <w:ins w:id="103" w:author="Валерий Полуянов" w:date="2024-05-14T01:10:00Z">
                  <w:rPr>
                    <w:rFonts w:ascii="Cambria Math" w:hAnsi="Cambria Math"/>
                  </w:rPr>
                </w:ins>
              </m:ctrlPr>
            </m:boxPr>
            <m:e>
              <m:r>
                <w:ins w:id="104" w:author="Валерий Полуянов" w:date="2024-05-14T01:10:00Z">
                  <w:rPr>
                    <w:rFonts w:ascii="Cambria Math" w:hAnsi="Cambria Math"/>
                  </w:rPr>
                  <m:t>log</m:t>
                </w:ins>
              </m:r>
            </m:e>
          </m:box>
          <m:f>
            <m:fPr>
              <m:ctrlPr>
                <w:ins w:id="105" w:author="Валерий Полуянов" w:date="2024-05-14T01:09:00Z">
                  <w:rPr>
                    <w:rFonts w:ascii="Cambria Math" w:hAnsi="Cambria Math"/>
                    <w:i/>
                    <w:lang w:val="en-US"/>
                  </w:rPr>
                </w:ins>
              </m:ctrlPr>
            </m:fPr>
            <m:num>
              <m:d>
                <m:dPr>
                  <m:begChr m:val="|"/>
                  <m:endChr m:val="|"/>
                  <m:ctrlPr>
                    <w:ins w:id="106" w:author="Валерий Полуянов" w:date="2024-05-14T01:09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m:r>
                    <w:ins w:id="107" w:author="Валерий Полуянов" w:date="2024-05-14T01:09:00Z">
                      <w:rPr>
                        <w:rFonts w:ascii="Cambria Math" w:hAnsi="Cambria Math"/>
                      </w:rPr>
                      <m:t>D</m:t>
                    </w:ins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ins w:id="108" w:author="Валерий Полуянов" w:date="2024-05-14T01:10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m:r>
                    <w:ins w:id="109" w:author="Валерий Полуянов" w:date="2024-05-14T01:10:00Z">
                      <m:rPr>
                        <m:lit/>
                      </m:rPr>
                      <w:rPr>
                        <w:rFonts w:ascii="Cambria Math" w:hAnsi="Cambria Math"/>
                        <w:lang w:val="en-US"/>
                      </w:rPr>
                      <m:t>{</m:t>
                    </w:ins>
                  </m:r>
                  <m:sSub>
                    <m:sSubPr>
                      <m:ctrlPr>
                        <w:ins w:id="110" w:author="Валерий Полуянов" w:date="2024-05-14T01:10:00Z">
                          <w:rPr>
                            <w:rFonts w:ascii="Cambria Math" w:hAnsi="Cambria Math"/>
                          </w:rPr>
                        </w:ins>
                      </m:ctrlPr>
                    </m:sSubPr>
                    <m:e>
                      <m:r>
                        <w:ins w:id="111" w:author="Валерий Полуянов" w:date="2024-05-14T01:10:00Z">
                          <w:rPr>
                            <w:rFonts w:ascii="Cambria Math" w:hAnsi="Cambria Math"/>
                          </w:rPr>
                          <m:t>d</m:t>
                        </w:ins>
                      </m:r>
                    </m:e>
                    <m:sub>
                      <m:r>
                        <w:ins w:id="112" w:author="Валерий Полуянов" w:date="2024-05-14T01:10:00Z">
                          <w:rPr>
                            <w:rFonts w:ascii="Cambria Math" w:hAnsi="Cambria Math"/>
                          </w:rPr>
                          <m:t>i</m:t>
                        </w:ins>
                      </m:r>
                    </m:sub>
                  </m:sSub>
                  <m:r>
                    <w:ins w:id="113" w:author="Валерий Полуянов" w:date="2024-05-14T01:10:00Z">
                      <w:rPr>
                        <w:rFonts w:ascii="Cambria Math" w:hAnsi="Cambria Math"/>
                        <w:lang w:val="en-US"/>
                      </w:rPr>
                      <m:t>∈</m:t>
                    </w:ins>
                  </m:r>
                  <m:r>
                    <w:ins w:id="114" w:author="Валерий Полуянов" w:date="2024-05-14T01:10:00Z">
                      <w:rPr>
                        <w:rFonts w:ascii="Cambria Math" w:hAnsi="Cambria Math"/>
                      </w:rPr>
                      <m:t>D</m:t>
                    </w:ins>
                  </m:r>
                  <m:d>
                    <m:dPr>
                      <m:begChr m:val="|"/>
                      <m:endChr m:val="}"/>
                      <m:ctrlPr>
                        <w:ins w:id="115" w:author="Валерий Полуянов" w:date="2024-05-14T01:10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dPr>
                    <m:e>
                      <m:r>
                        <w:ins w:id="116" w:author="Валерий Полуянов" w:date="2024-05-14T01:10:00Z">
                          <w:rPr>
                            <w:rFonts w:ascii="Cambria Math" w:hAnsi="Cambria Math"/>
                          </w:rPr>
                          <m:t>t</m:t>
                        </w:ins>
                      </m:r>
                      <m:r>
                        <w:ins w:id="117" w:author="Валерий Полуянов" w:date="2024-05-14T01:10:00Z">
                          <w:rPr>
                            <w:rFonts w:ascii="Cambria Math" w:hAnsi="Cambria Math"/>
                            <w:lang w:val="en-US"/>
                          </w:rPr>
                          <m:t>∈</m:t>
                        </w:ins>
                      </m:r>
                      <m:sSub>
                        <m:sSubPr>
                          <m:ctrlPr>
                            <w:ins w:id="118" w:author="Валерий Полуянов" w:date="2024-05-14T01:10:00Z">
                              <w:rPr>
                                <w:rFonts w:ascii="Cambria Math" w:hAnsi="Cambria Math"/>
                              </w:rPr>
                            </w:ins>
                          </m:ctrlPr>
                        </m:sSubPr>
                        <m:e>
                          <m:r>
                            <w:ins w:id="119" w:author="Валерий Полуянов" w:date="2024-05-14T01:10:00Z">
                              <w:rPr>
                                <w:rFonts w:ascii="Cambria Math" w:hAnsi="Cambria Math"/>
                              </w:rPr>
                              <m:t>d</m:t>
                            </w:ins>
                          </m:r>
                        </m:e>
                        <m:sub>
                          <m:r>
                            <w:ins w:id="120" w:author="Валерий Полуянов" w:date="2024-05-14T01:10:00Z">
                              <w:rPr>
                                <w:rFonts w:ascii="Cambria Math" w:hAnsi="Cambria Math"/>
                              </w:rPr>
                              <m:t>i</m:t>
                            </w:ins>
                          </m:r>
                        </m:sub>
                      </m:sSub>
                    </m:e>
                  </m:d>
                </m:e>
              </m:d>
            </m:den>
          </m:f>
          <m:r>
            <w:ins w:id="121" w:author="Валерий Полуянов" w:date="2024-05-14T01:10:00Z">
              <w:rPr>
                <w:rFonts w:ascii="Cambria Math" w:hAnsi="Cambria Math"/>
                <w:lang w:val="en-US"/>
              </w:rPr>
              <m:t>,</m:t>
            </w:ins>
          </m:r>
          <m:r>
            <w:del w:id="122" w:author="Валерий Полуянов" w:date="2024-05-14T01:09:00Z">
              <w:rPr>
                <w:rFonts w:ascii="Cambria Math" w:hAnsi="Cambria Math"/>
                <w:lang w:val="en-US"/>
              </w:rPr>
              <m:t>IDF</m:t>
            </w:del>
          </m:r>
          <m:d>
            <m:dPr>
              <m:ctrlPr>
                <w:del w:id="123" w:author="Валерий Полуянов" w:date="2024-05-14T01:09:00Z">
                  <w:rPr>
                    <w:rFonts w:ascii="Cambria Math" w:hAnsi="Cambria Math"/>
                    <w:i/>
                  </w:rPr>
                </w:del>
              </m:ctrlPr>
            </m:dPr>
            <m:e>
              <m:r>
                <w:del w:id="124" w:author="Валерий Полуянов" w:date="2024-05-14T01:09:00Z">
                  <w:rPr>
                    <w:rFonts w:ascii="Cambria Math" w:hAnsi="Cambria Math"/>
                  </w:rPr>
                  <m:t>t</m:t>
                </w:del>
              </m:r>
              <m:r>
                <w:del w:id="125" w:author="Валерий Полуянов" w:date="2024-05-14T01:09:00Z">
                  <w:rPr>
                    <w:rFonts w:ascii="Cambria Math" w:hAnsi="Cambria Math"/>
                    <w:lang w:val="en-US"/>
                    <w:rPrChange w:id="126" w:author="Валерий Полуянов" w:date="2024-05-14T01:09:00Z">
                      <w:rPr>
                        <w:rFonts w:ascii="Cambria Math" w:hAnsi="Cambria Math"/>
                        <w:lang w:val="en-US"/>
                      </w:rPr>
                    </w:rPrChange>
                  </w:rPr>
                  <m:t>,</m:t>
                </w:del>
              </m:r>
              <m:r>
                <w:del w:id="127" w:author="Валерий Полуянов" w:date="2024-05-14T01:09:00Z">
                  <w:rPr>
                    <w:rFonts w:ascii="Cambria Math" w:hAnsi="Cambria Math"/>
                    <w:rPrChange w:id="128" w:author="Валерий Полуянов" w:date="2024-05-14T01:09:00Z">
                      <w:rPr>
                        <w:rFonts w:ascii="Cambria Math" w:hAnsi="Cambria Math"/>
                      </w:rPr>
                    </w:rPrChange>
                  </w:rPr>
                  <m:t>D</m:t>
                </w:del>
              </m:r>
            </m:e>
          </m:d>
          <m:r>
            <w:del w:id="129" w:author="Валерий Полуянов" w:date="2024-05-14T01:09:00Z">
              <w:rPr>
                <w:rFonts w:ascii="Cambria Math" w:hAnsi="Cambria Math"/>
                <w:lang w:val="en-US"/>
              </w:rPr>
              <m:t>=</m:t>
            </w:del>
          </m:r>
          <m:box>
            <m:boxPr>
              <m:opEmu m:val="1"/>
              <m:ctrlPr>
                <w:del w:id="130" w:author="Валерий Полуянов" w:date="2024-05-14T01:09:00Z">
                  <w:rPr>
                    <w:rFonts w:ascii="Cambria Math" w:hAnsi="Cambria Math"/>
                  </w:rPr>
                </w:del>
              </m:ctrlPr>
            </m:boxPr>
            <m:e>
              <m:r>
                <w:del w:id="131" w:author="Валерий Полуянов" w:date="2024-05-14T01:09:00Z">
                  <w:rPr>
                    <w:rFonts w:ascii="Cambria Math" w:hAnsi="Cambria Math"/>
                  </w:rPr>
                  <m:t>log</m:t>
                </w:del>
              </m:r>
            </m:e>
          </m:box>
          <m:r>
            <w:del w:id="132" w:author="Валерий Полуянов" w:date="2024-05-14T01:09:00Z">
              <w:rPr>
                <w:rFonts w:ascii="Cambria Math" w:hAnsi="Cambria Math"/>
                <w:lang w:val="en-US"/>
              </w:rPr>
              <m:t>\</m:t>
            </w:del>
          </m:r>
          <m:r>
            <w:del w:id="133" w:author="Валерий Полуянов" w:date="2024-05-14T01:08:00Z">
              <w:rPr>
                <w:rFonts w:ascii="Cambria Math" w:hAnsi="Cambria Math"/>
                <w:rPrChange w:id="134" w:author="Валерий Полуянов" w:date="2024-05-14T01:09:00Z">
                  <w:rPr>
                    <w:rFonts w:ascii="Cambria Math" w:hAnsi="Cambria Math"/>
                  </w:rPr>
                </w:rPrChange>
              </w:rPr>
              <m:t>d</m:t>
            </w:del>
          </m:r>
          <m:r>
            <w:del w:id="135" w:author="Валерий Полуянов" w:date="2024-05-14T01:09:00Z">
              <w:rPr>
                <w:rFonts w:ascii="Cambria Math" w:hAnsi="Cambria Math"/>
                <w:rPrChange w:id="136" w:author="Валерий Полуянов" w:date="2024-05-14T01:09:00Z">
                  <w:rPr>
                    <w:rFonts w:ascii="Cambria Math" w:hAnsi="Cambria Math"/>
                  </w:rPr>
                </w:rPrChange>
              </w:rPr>
              <m:t>frac</m:t>
            </w:del>
          </m:r>
          <m:d>
            <m:dPr>
              <m:begChr m:val="|"/>
              <m:endChr m:val="|"/>
              <m:ctrlPr>
                <w:del w:id="137" w:author="Валерий Полуянов" w:date="2024-05-14T01:09:00Z">
                  <w:rPr>
                    <w:rFonts w:ascii="Cambria Math" w:hAnsi="Cambria Math"/>
                    <w:i/>
                  </w:rPr>
                </w:del>
              </m:ctrlPr>
            </m:dPr>
            <m:e>
              <m:r>
                <w:del w:id="138" w:author="Валерий Полуянов" w:date="2024-05-14T01:09:00Z">
                  <w:rPr>
                    <w:rFonts w:ascii="Cambria Math" w:hAnsi="Cambria Math"/>
                  </w:rPr>
                  <m:t>D</m:t>
                </w:del>
              </m:r>
            </m:e>
          </m:d>
          <m:d>
            <m:dPr>
              <m:begChr m:val="|"/>
              <m:endChr m:val="|"/>
              <m:ctrlPr>
                <w:del w:id="139" w:author="Валерий Полуянов" w:date="2024-05-14T01:09:00Z">
                  <w:rPr>
                    <w:rFonts w:ascii="Cambria Math" w:hAnsi="Cambria Math"/>
                    <w:i/>
                  </w:rPr>
                </w:del>
              </m:ctrlPr>
            </m:dPr>
            <m:e>
              <m:r>
                <w:del w:id="140" w:author="Валерий Полуянов" w:date="2024-05-14T01:09:00Z">
                  <m:rPr>
                    <m:lit/>
                  </m:rPr>
                  <w:rPr>
                    <w:rFonts w:ascii="Cambria Math" w:hAnsi="Cambria Math"/>
                    <w:lang w:val="en-US"/>
                  </w:rPr>
                  <m:t>{</m:t>
                </w:del>
              </m:r>
              <m:sSub>
                <m:sSubPr>
                  <m:ctrlPr>
                    <w:del w:id="141" w:author="Валерий Полуянов" w:date="2024-05-14T01:09:00Z">
                      <w:rPr>
                        <w:rFonts w:ascii="Cambria Math" w:hAnsi="Cambria Math"/>
                      </w:rPr>
                    </w:del>
                  </m:ctrlPr>
                </m:sSubPr>
                <m:e>
                  <m:r>
                    <w:del w:id="142" w:author="Валерий Полуянов" w:date="2024-05-14T01:09:00Z">
                      <w:rPr>
                        <w:rFonts w:ascii="Cambria Math" w:hAnsi="Cambria Math"/>
                      </w:rPr>
                      <m:t>d</m:t>
                    </w:del>
                  </m:r>
                </m:e>
                <m:sub>
                  <m:r>
                    <w:del w:id="143" w:author="Валерий Полуянов" w:date="2024-05-14T01:09:00Z">
                      <w:rPr>
                        <w:rFonts w:ascii="Cambria Math" w:hAnsi="Cambria Math"/>
                      </w:rPr>
                      <m:t>i</m:t>
                    </w:del>
                  </m:r>
                </m:sub>
              </m:sSub>
              <m:r>
                <w:del w:id="144" w:author="Валерий Полуянов" w:date="2024-05-14T01:09:00Z">
                  <w:rPr>
                    <w:rFonts w:ascii="Cambria Math" w:hAnsi="Cambria Math"/>
                    <w:lang w:val="en-US"/>
                  </w:rPr>
                  <m:t>∈</m:t>
                </w:del>
              </m:r>
              <m:r>
                <w:del w:id="145" w:author="Валерий Полуянов" w:date="2024-05-14T01:09:00Z">
                  <w:rPr>
                    <w:rFonts w:ascii="Cambria Math" w:hAnsi="Cambria Math"/>
                    <w:rPrChange w:id="146" w:author="Валерий Полуянов" w:date="2024-05-14T01:09:00Z">
                      <w:rPr>
                        <w:rFonts w:ascii="Cambria Math" w:hAnsi="Cambria Math"/>
                      </w:rPr>
                    </w:rPrChange>
                  </w:rPr>
                  <m:t>D</m:t>
                </w:del>
              </m:r>
              <m:d>
                <m:dPr>
                  <m:begChr m:val="|"/>
                  <m:endChr m:val="}"/>
                  <m:ctrlPr>
                    <w:del w:id="147" w:author="Валерий Полуянов" w:date="2024-05-14T01:09:00Z">
                      <w:rPr>
                        <w:rFonts w:ascii="Cambria Math" w:hAnsi="Cambria Math"/>
                        <w:i/>
                      </w:rPr>
                    </w:del>
                  </m:ctrlPr>
                </m:dPr>
                <m:e>
                  <m:r>
                    <w:del w:id="148" w:author="Валерий Полуянов" w:date="2024-05-14T01:09:00Z">
                      <w:rPr>
                        <w:rFonts w:ascii="Cambria Math" w:hAnsi="Cambria Math"/>
                      </w:rPr>
                      <m:t>t</m:t>
                    </w:del>
                  </m:r>
                  <m:r>
                    <w:del w:id="149" w:author="Валерий Полуянов" w:date="2024-05-14T01:09:00Z">
                      <w:rPr>
                        <w:rFonts w:ascii="Cambria Math" w:hAnsi="Cambria Math"/>
                        <w:lang w:val="en-US"/>
                        <w:rPrChange w:id="150" w:author="Валерий Полуянов" w:date="2024-05-14T01:09:00Z">
                          <w:rPr>
                            <w:rFonts w:ascii="Cambria Math" w:hAnsi="Cambria Math"/>
                            <w:lang w:val="en-US"/>
                          </w:rPr>
                        </w:rPrChange>
                      </w:rPr>
                      <m:t>∈</m:t>
                    </w:del>
                  </m:r>
                  <m:sSub>
                    <m:sSubPr>
                      <m:ctrlPr>
                        <w:del w:id="151" w:author="Валерий Полуянов" w:date="2024-05-14T01:09:00Z">
                          <w:rPr>
                            <w:rFonts w:ascii="Cambria Math" w:hAnsi="Cambria Math"/>
                          </w:rPr>
                        </w:del>
                      </m:ctrlPr>
                    </m:sSubPr>
                    <m:e>
                      <m:r>
                        <w:del w:id="152" w:author="Валерий Полуянов" w:date="2024-05-14T01:09:00Z">
                          <w:rPr>
                            <w:rFonts w:ascii="Cambria Math" w:hAnsi="Cambria Math"/>
                          </w:rPr>
                          <m:t>d</m:t>
                        </w:del>
                      </m:r>
                    </m:e>
                    <m:sub>
                      <m:r>
                        <w:del w:id="153" w:author="Валерий Полуянов" w:date="2024-05-14T01:09:00Z">
                          <w:rPr>
                            <w:rFonts w:ascii="Cambria Math" w:hAnsi="Cambria Math"/>
                          </w:rPr>
                          <m:t>i</m:t>
                        </w:del>
                      </m:r>
                    </m:sub>
                  </m:sSub>
                </m:e>
              </m:d>
            </m:e>
          </m:d>
        </m:oMath>
      </m:oMathPara>
    </w:p>
    <w:p w14:paraId="53C0036E" w14:textId="40259C23" w:rsidR="009B7043" w:rsidRPr="003A702A" w:rsidDel="003A702A" w:rsidRDefault="0007676B">
      <w:pPr>
        <w:jc w:val="center"/>
        <w:rPr>
          <w:del w:id="154" w:author="Валерий Полуянов" w:date="2024-05-14T01:08:00Z"/>
          <w:lang w:val="en-US"/>
          <w:rPrChange w:id="155" w:author="Валерий Полуянов" w:date="2024-05-14T01:10:00Z">
            <w:rPr>
              <w:del w:id="156" w:author="Валерий Полуянов" w:date="2024-05-14T01:08:00Z"/>
            </w:rPr>
          </w:rPrChange>
        </w:rPr>
        <w:pPrChange w:id="157" w:author="Валерий Полуянов" w:date="2024-05-14T01:08:00Z">
          <w:pPr/>
        </w:pPrChange>
      </w:pPr>
      <w:del w:id="158" w:author="Валерий Полуянов" w:date="2024-05-14T01:08:00Z">
        <w:r w:rsidRPr="003A702A" w:rsidDel="003A702A">
          <w:rPr>
            <w:lang w:val="en-US"/>
            <w:rPrChange w:id="159" w:author="Валерий Полуянов" w:date="2024-05-14T01:09:00Z">
              <w:rPr/>
            </w:rPrChange>
          </w:rPr>
          <w:delText>,</w:delText>
        </w:r>
      </w:del>
    </w:p>
    <w:p w14:paraId="08508694" w14:textId="77777777" w:rsidR="009B7043" w:rsidRDefault="0007676B">
      <w:pPr>
        <w:ind w:firstLine="720"/>
        <w:pPrChange w:id="160" w:author="Валерий Полуянов" w:date="2024-05-14T01:08:00Z">
          <w:pPr/>
        </w:pPrChange>
      </w:pPr>
      <w:r>
        <w:t>где в числителе находится количество всех документов в наборе, а в знаменателе – число документов, в которых встречается слово.</w:t>
      </w:r>
    </w:p>
    <w:p w14:paraId="144799A9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К преимуществам такого подхода следует отнести то, что полученные векторы имеют больший смысл, а также возможность решать задачи, например, ранжирования документов и выделения ключевых слов.</w:t>
      </w:r>
    </w:p>
    <w:p w14:paraId="19DE9D39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</w:pPr>
      <w:r>
        <w:t>Недостатками же являются: сильная разреженность векторов, фиксированность размера словаря, перерасчет векторов при изменении коллекции документов.</w:t>
      </w:r>
      <w:r>
        <w:br w:type="page"/>
      </w:r>
    </w:p>
    <w:p w14:paraId="0C42495C" w14:textId="77777777" w:rsidR="009B7043" w:rsidRDefault="0007676B">
      <w:pPr>
        <w:pStyle w:val="1"/>
        <w:keepLines w:val="0"/>
      </w:pPr>
      <w:bookmarkStart w:id="161" w:name="_amjnqw4s0bbh" w:colFirst="0" w:colLast="0"/>
      <w:bookmarkEnd w:id="161"/>
      <w:r>
        <w:lastRenderedPageBreak/>
        <w:t>ОБУЧЕНИЕ</w:t>
      </w:r>
    </w:p>
    <w:p w14:paraId="660503FE" w14:textId="77777777" w:rsidR="009B7043" w:rsidRDefault="0007676B">
      <w:r>
        <w:t>Исходные данные были подготовлены и могут быть использованы для обучения модели для последующего предсказания или классификации новых данных на основе полученных знаний.</w:t>
      </w:r>
    </w:p>
    <w:p w14:paraId="6977229A" w14:textId="77777777" w:rsidR="009B7043" w:rsidRDefault="0007676B">
      <w:pPr>
        <w:pStyle w:val="2"/>
      </w:pPr>
      <w:bookmarkStart w:id="162" w:name="_18coe25zb4m5" w:colFirst="0" w:colLast="0"/>
      <w:bookmarkEnd w:id="162"/>
      <w:r>
        <w:t>Логистическая регрессия</w:t>
      </w:r>
    </w:p>
    <w:p w14:paraId="1A776D67" w14:textId="77777777" w:rsidR="009B7043" w:rsidRDefault="0007676B">
      <w:r>
        <w:t xml:space="preserve">Логистическая регрессия или </w:t>
      </w:r>
      <w:proofErr w:type="spellStart"/>
      <w:r>
        <w:t>логит</w:t>
      </w:r>
      <w:proofErr w:type="spellEnd"/>
      <w:r>
        <w:t>-модель оценивает вероятность принадлежности экземпляра к данному классу, на основе заданного набора данных независимых величин (рис. 2). Зависимая переменная ограничена диапазоном от 0 до 1.</w:t>
      </w:r>
    </w:p>
    <w:p w14:paraId="72ACBAC4" w14:textId="77777777" w:rsidR="009B7043" w:rsidRDefault="0007676B">
      <w:pPr>
        <w:jc w:val="center"/>
      </w:pPr>
      <w:r>
        <w:rPr>
          <w:noProof/>
        </w:rPr>
        <w:drawing>
          <wp:inline distT="114300" distB="114300" distL="114300" distR="114300" wp14:anchorId="7A10A9B3" wp14:editId="6C4B1F0D">
            <wp:extent cx="5325511" cy="2973077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t="1969" b="11964"/>
                    <a:stretch>
                      <a:fillRect/>
                    </a:stretch>
                  </pic:blipFill>
                  <pic:spPr>
                    <a:xfrm>
                      <a:off x="0" y="0"/>
                      <a:ext cx="5325511" cy="2973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5F3CD" w14:textId="77777777" w:rsidR="009B7043" w:rsidRDefault="0007676B">
      <w:pPr>
        <w:spacing w:line="432" w:lineRule="auto"/>
        <w:ind w:firstLine="70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Рисунок 2. Схема </w:t>
      </w:r>
      <w:proofErr w:type="spellStart"/>
      <w:r>
        <w:rPr>
          <w:sz w:val="24"/>
          <w:szCs w:val="24"/>
        </w:rPr>
        <w:t>логит</w:t>
      </w:r>
      <w:proofErr w:type="spellEnd"/>
      <w:r>
        <w:rPr>
          <w:sz w:val="24"/>
          <w:szCs w:val="24"/>
        </w:rPr>
        <w:t>-модели</w:t>
      </w:r>
    </w:p>
    <w:p w14:paraId="18E6F064" w14:textId="77777777" w:rsidR="009B7043" w:rsidRDefault="0007676B">
      <w:pPr>
        <w:pStyle w:val="2"/>
        <w:spacing w:line="432" w:lineRule="auto"/>
        <w:ind w:firstLine="0"/>
      </w:pPr>
      <w:bookmarkStart w:id="163" w:name="_6jcjb0z5t2m4" w:colFirst="0" w:colLast="0"/>
      <w:bookmarkEnd w:id="163"/>
      <w:r>
        <w:tab/>
        <w:t>Результаты обучения</w:t>
      </w:r>
    </w:p>
    <w:p w14:paraId="6EA0FBE6" w14:textId="77777777" w:rsidR="009B7043" w:rsidRDefault="0007676B">
      <w:pPr>
        <w:spacing w:line="432" w:lineRule="auto"/>
        <w:ind w:firstLine="700"/>
      </w:pPr>
      <w:r>
        <w:t>Были проведены эксперименты для всех вышеописанных методов векторизации с некоторыми изменениями в методах предобработки текста.</w:t>
      </w:r>
    </w:p>
    <w:p w14:paraId="30ECA303" w14:textId="77777777" w:rsidR="009B7043" w:rsidRDefault="0007676B">
      <w:pPr>
        <w:spacing w:line="432" w:lineRule="auto"/>
        <w:ind w:firstLine="700"/>
        <w:rPr>
          <w:u w:val="single"/>
        </w:rPr>
      </w:pPr>
      <w:r>
        <w:lastRenderedPageBreak/>
        <w:t xml:space="preserve">Первые опыты проводились с TF-IDF векторизацией. В первом эксперименте мы провели </w:t>
      </w:r>
      <w:proofErr w:type="spellStart"/>
      <w:r>
        <w:t>лемматизацию</w:t>
      </w:r>
      <w:proofErr w:type="spellEnd"/>
      <w:r>
        <w:t xml:space="preserve"> текста, во втором – нет (рис. 3-4).</w:t>
      </w:r>
      <w:r>
        <w:rPr>
          <w:noProof/>
          <w:u w:val="single"/>
        </w:rPr>
        <w:drawing>
          <wp:inline distT="114300" distB="114300" distL="114300" distR="114300" wp14:anchorId="18F32CA3" wp14:editId="440426E2">
            <wp:extent cx="3111000" cy="241935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r="2211"/>
                    <a:stretch>
                      <a:fillRect/>
                    </a:stretch>
                  </pic:blipFill>
                  <pic:spPr>
                    <a:xfrm>
                      <a:off x="0" y="0"/>
                      <a:ext cx="311100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E547262" wp14:editId="38B501FA">
            <wp:simplePos x="0" y="0"/>
            <wp:positionH relativeFrom="column">
              <wp:posOffset>3143250</wp:posOffset>
            </wp:positionH>
            <wp:positionV relativeFrom="paragraph">
              <wp:posOffset>1228725</wp:posOffset>
            </wp:positionV>
            <wp:extent cx="3314700" cy="1129799"/>
            <wp:effectExtent l="0" t="0" r="0" b="0"/>
            <wp:wrapNone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1797" r="173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29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3678B2" w14:textId="77777777" w:rsidR="009B7043" w:rsidRDefault="0007676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Рисунок 3. Результаты с TF-IDF с </w:t>
      </w:r>
      <w:proofErr w:type="spellStart"/>
      <w:r>
        <w:rPr>
          <w:sz w:val="24"/>
          <w:szCs w:val="24"/>
        </w:rPr>
        <w:t>лемматизацией</w:t>
      </w:r>
      <w:proofErr w:type="spellEnd"/>
    </w:p>
    <w:p w14:paraId="21C0E689" w14:textId="77777777" w:rsidR="009B7043" w:rsidRDefault="0007676B">
      <w:pPr>
        <w:ind w:firstLine="0"/>
      </w:pPr>
      <w:r>
        <w:rPr>
          <w:noProof/>
          <w:u w:val="single"/>
        </w:rPr>
        <w:drawing>
          <wp:inline distT="114300" distB="114300" distL="114300" distR="114300" wp14:anchorId="1319AEB6" wp14:editId="5B503C41">
            <wp:extent cx="3144337" cy="2313401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4337" cy="2313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0247609" wp14:editId="01D10ABE">
            <wp:simplePos x="0" y="0"/>
            <wp:positionH relativeFrom="column">
              <wp:posOffset>3143250</wp:posOffset>
            </wp:positionH>
            <wp:positionV relativeFrom="paragraph">
              <wp:posOffset>533400</wp:posOffset>
            </wp:positionV>
            <wp:extent cx="3314700" cy="1123163"/>
            <wp:effectExtent l="0" t="0" r="0" b="0"/>
            <wp:wrapNone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l="125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2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58CD26" w14:textId="77777777" w:rsidR="009B7043" w:rsidRDefault="0007676B">
      <w:pPr>
        <w:jc w:val="right"/>
      </w:pPr>
      <w:r>
        <w:rPr>
          <w:sz w:val="24"/>
          <w:szCs w:val="24"/>
        </w:rPr>
        <w:t xml:space="preserve">Рисунок 4. Результаты с TF-IDF без </w:t>
      </w:r>
      <w:proofErr w:type="spellStart"/>
      <w:r>
        <w:rPr>
          <w:sz w:val="24"/>
          <w:szCs w:val="24"/>
        </w:rPr>
        <w:t>лемматизации</w:t>
      </w:r>
      <w:proofErr w:type="spellEnd"/>
    </w:p>
    <w:p w14:paraId="69C2CC55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</w:pPr>
      <w:r>
        <w:rPr>
          <w:noProof/>
        </w:rPr>
        <w:drawing>
          <wp:inline distT="114300" distB="114300" distL="114300" distR="114300" wp14:anchorId="4B95DBD6" wp14:editId="4F1F7F27">
            <wp:extent cx="3072900" cy="2428875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r="1642"/>
                    <a:stretch>
                      <a:fillRect/>
                    </a:stretch>
                  </pic:blipFill>
                  <pic:spPr>
                    <a:xfrm>
                      <a:off x="0" y="0"/>
                      <a:ext cx="307290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65DE6EB" wp14:editId="5B70807D">
            <wp:simplePos x="0" y="0"/>
            <wp:positionH relativeFrom="column">
              <wp:posOffset>3133725</wp:posOffset>
            </wp:positionH>
            <wp:positionV relativeFrom="paragraph">
              <wp:posOffset>600075</wp:posOffset>
            </wp:positionV>
            <wp:extent cx="3314700" cy="1164371"/>
            <wp:effectExtent l="0" t="0" r="0" b="0"/>
            <wp:wrapNone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r="1709" b="47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6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25D0CD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jc w:val="right"/>
      </w:pPr>
      <w:r>
        <w:rPr>
          <w:sz w:val="24"/>
          <w:szCs w:val="24"/>
        </w:rPr>
        <w:t xml:space="preserve">Рисунок 5. Результаты с </w:t>
      </w:r>
      <w:proofErr w:type="spellStart"/>
      <w:r>
        <w:rPr>
          <w:sz w:val="24"/>
          <w:szCs w:val="24"/>
        </w:rPr>
        <w:t>униграммами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BoW</w:t>
      </w:r>
      <w:proofErr w:type="spellEnd"/>
    </w:p>
    <w:p w14:paraId="52C838F0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5FE2151" wp14:editId="0150D51B">
            <wp:extent cx="3096820" cy="2553178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820" cy="2553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50C1486" wp14:editId="0B7C1680">
            <wp:simplePos x="0" y="0"/>
            <wp:positionH relativeFrom="column">
              <wp:posOffset>3168138</wp:posOffset>
            </wp:positionH>
            <wp:positionV relativeFrom="paragraph">
              <wp:posOffset>657225</wp:posOffset>
            </wp:positionV>
            <wp:extent cx="3261237" cy="1162050"/>
            <wp:effectExtent l="0" t="0" r="0" b="0"/>
            <wp:wrapNone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237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3D41C0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Рисунок 6. Результаты с биграммами, </w:t>
      </w:r>
      <w:proofErr w:type="spellStart"/>
      <w:r>
        <w:rPr>
          <w:sz w:val="24"/>
          <w:szCs w:val="24"/>
        </w:rPr>
        <w:t>BoW</w:t>
      </w:r>
      <w:proofErr w:type="spellEnd"/>
    </w:p>
    <w:p w14:paraId="57105889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 wp14:anchorId="3277E5DC" wp14:editId="3CB9F157">
            <wp:extent cx="3125287" cy="2427593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5287" cy="2427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446C7294" wp14:editId="0F74835E">
            <wp:simplePos x="0" y="0"/>
            <wp:positionH relativeFrom="column">
              <wp:posOffset>3267075</wp:posOffset>
            </wp:positionH>
            <wp:positionV relativeFrom="paragraph">
              <wp:posOffset>438150</wp:posOffset>
            </wp:positionV>
            <wp:extent cx="3257550" cy="1142015"/>
            <wp:effectExtent l="0" t="0" r="0" b="0"/>
            <wp:wrapNone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42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216E4A" w14:textId="77777777" w:rsidR="009B7043" w:rsidRDefault="0007676B">
      <w:pPr>
        <w:ind w:firstLine="0"/>
        <w:jc w:val="right"/>
        <w:rPr>
          <w:b/>
        </w:rPr>
      </w:pPr>
      <w:r>
        <w:rPr>
          <w:sz w:val="24"/>
          <w:szCs w:val="24"/>
        </w:rPr>
        <w:t xml:space="preserve">Рисунок 7. Результаты с триграммами, </w:t>
      </w:r>
      <w:proofErr w:type="spellStart"/>
      <w:r>
        <w:rPr>
          <w:sz w:val="24"/>
          <w:szCs w:val="24"/>
        </w:rPr>
        <w:t>BoW</w:t>
      </w:r>
      <w:proofErr w:type="spellEnd"/>
    </w:p>
    <w:p w14:paraId="0290E3A7" w14:textId="77777777" w:rsidR="009B7043" w:rsidRDefault="0007676B">
      <w:pPr>
        <w:rPr>
          <w:u w:val="single"/>
        </w:rPr>
      </w:pPr>
      <w:r>
        <w:t xml:space="preserve">Как видно из результатов, линейная модель справилась с классификацией, показав результат f1-score 75%. Использование N-грамм ухудшило результат модели – она стала классифицировать большинство примеров как положительные. Первые два эксперимента показали, что </w:t>
      </w:r>
      <w:proofErr w:type="spellStart"/>
      <w:r>
        <w:t>лемматизация</w:t>
      </w:r>
      <w:proofErr w:type="spellEnd"/>
      <w:r>
        <w:t xml:space="preserve"> негативно влияет на результаты обучения и дали неплохие показатели по точности, воспроизводимости и F1-мере, что подтверждает эффективность использования TF-IDF в качестве метода векторизации при предобработке данных.</w:t>
      </w:r>
    </w:p>
    <w:p w14:paraId="0B7A3E2F" w14:textId="77777777" w:rsidR="009B7043" w:rsidRDefault="009B7043">
      <w:pPr>
        <w:ind w:firstLine="0"/>
      </w:pPr>
    </w:p>
    <w:p w14:paraId="6BB0539C" w14:textId="77777777" w:rsidR="009B7043" w:rsidRDefault="009B7043"/>
    <w:p w14:paraId="668483E4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</w:rPr>
      </w:pPr>
      <w:r>
        <w:br w:type="page"/>
      </w:r>
    </w:p>
    <w:p w14:paraId="04C4B90B" w14:textId="77777777" w:rsidR="009B7043" w:rsidRDefault="0007676B">
      <w:pPr>
        <w:pStyle w:val="1"/>
        <w:keepLines w:val="0"/>
      </w:pPr>
      <w:bookmarkStart w:id="164" w:name="_g3m0w3ca3krc" w:colFirst="0" w:colLast="0"/>
      <w:bookmarkEnd w:id="164"/>
      <w:r>
        <w:lastRenderedPageBreak/>
        <w:t xml:space="preserve">Классификация с помощью </w:t>
      </w:r>
      <w:proofErr w:type="spellStart"/>
      <w:r>
        <w:t>предобученной</w:t>
      </w:r>
      <w:proofErr w:type="spellEnd"/>
      <w:r>
        <w:t xml:space="preserve"> модели rubert-tiny2</w:t>
      </w:r>
    </w:p>
    <w:p w14:paraId="09FB8E1A" w14:textId="77777777" w:rsidR="009B7043" w:rsidRDefault="0007676B">
      <w:pPr>
        <w:pStyle w:val="2"/>
      </w:pPr>
      <w:bookmarkStart w:id="165" w:name="_3e42fbkf81kg" w:colFirst="0" w:colLast="0"/>
      <w:bookmarkEnd w:id="165"/>
      <w:r>
        <w:t xml:space="preserve">Предобработка и </w:t>
      </w:r>
      <w:proofErr w:type="spellStart"/>
      <w:r>
        <w:t>токенизация</w:t>
      </w:r>
      <w:proofErr w:type="spellEnd"/>
      <w:r>
        <w:t xml:space="preserve"> текста</w:t>
      </w:r>
    </w:p>
    <w:p w14:paraId="12872A47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</w:pPr>
      <w:r>
        <w:t xml:space="preserve">В качестве предобработки текста были удалены ссылки, которые не несут в себе никакую ценную информацию. Другие методы предобработки и </w:t>
      </w:r>
      <w:proofErr w:type="spellStart"/>
      <w:r>
        <w:t>лемматизации</w:t>
      </w:r>
      <w:proofErr w:type="spellEnd"/>
      <w:r>
        <w:t xml:space="preserve"> текста не были проведены, т.к. проведя эксперимент, было выяснено, что такой метод снижает качество работы модели, т.к. при </w:t>
      </w:r>
      <w:proofErr w:type="spellStart"/>
      <w:r>
        <w:t>лемматизации</w:t>
      </w:r>
      <w:proofErr w:type="spellEnd"/>
      <w:r>
        <w:t xml:space="preserve"> в случае трансформера теряет часть полезной информации.</w:t>
      </w:r>
    </w:p>
    <w:p w14:paraId="666DAD6C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Токенизация</w:t>
      </w:r>
      <w:proofErr w:type="spellEnd"/>
      <w:r>
        <w:t xml:space="preserve"> была проведена классическим для моделей семейства BERT алгоритмом </w:t>
      </w:r>
      <w:proofErr w:type="spellStart"/>
      <w:r>
        <w:t>WordPiece</w:t>
      </w:r>
      <w:proofErr w:type="spellEnd"/>
      <w:r>
        <w:t xml:space="preserve"> </w:t>
      </w:r>
      <w:proofErr w:type="spellStart"/>
      <w:r>
        <w:t>tokenization</w:t>
      </w:r>
      <w:proofErr w:type="spellEnd"/>
      <w:r>
        <w:t>:</w:t>
      </w:r>
    </w:p>
    <w:p w14:paraId="18A2FAF4" w14:textId="77777777" w:rsidR="009B7043" w:rsidRDefault="000767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Сначала добавляются технические токены [CLS] в начале каждого </w:t>
      </w:r>
      <w:proofErr w:type="spellStart"/>
      <w:r>
        <w:t>твита</w:t>
      </w:r>
      <w:proofErr w:type="spellEnd"/>
      <w:r>
        <w:t xml:space="preserve">, который собирает в себе </w:t>
      </w:r>
      <w:proofErr w:type="spellStart"/>
      <w:r>
        <w:t>attention</w:t>
      </w:r>
      <w:proofErr w:type="spellEnd"/>
      <w:r>
        <w:t xml:space="preserve"> со всей последовательности, [SEP] токен в конце каждой последовательности, а также [PAD] токены, которые добавляются при необходимости в последовательность для формирования тензоров одинаковой длины;</w:t>
      </w:r>
    </w:p>
    <w:p w14:paraId="3F8219A3" w14:textId="77777777" w:rsidR="009B7043" w:rsidRDefault="000767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Затем проводится </w:t>
      </w:r>
      <w:proofErr w:type="spellStart"/>
      <w:r>
        <w:t>токенизация</w:t>
      </w:r>
      <w:proofErr w:type="spellEnd"/>
      <w:r>
        <w:t xml:space="preserve"> слов с помощью </w:t>
      </w:r>
      <w:proofErr w:type="spellStart"/>
      <w:r>
        <w:t>WordPiece</w:t>
      </w:r>
      <w:proofErr w:type="spellEnd"/>
      <w:r>
        <w:t xml:space="preserve"> </w:t>
      </w:r>
      <w:proofErr w:type="spellStart"/>
      <w:r>
        <w:t>tokenization</w:t>
      </w:r>
      <w:proofErr w:type="spellEnd"/>
      <w:r>
        <w:t xml:space="preserve"> алгоритма.</w:t>
      </w:r>
    </w:p>
    <w:p w14:paraId="7D1E687D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left="720" w:firstLine="720"/>
      </w:pPr>
      <w:r>
        <w:t xml:space="preserve">Это алгоритм </w:t>
      </w:r>
      <w:proofErr w:type="spellStart"/>
      <w:r>
        <w:t>токенизации</w:t>
      </w:r>
      <w:proofErr w:type="spellEnd"/>
      <w:r>
        <w:t xml:space="preserve">, который </w:t>
      </w:r>
      <w:proofErr w:type="spellStart"/>
      <w:r>
        <w:t>токенизирует</w:t>
      </w:r>
      <w:proofErr w:type="spellEnd"/>
      <w:r>
        <w:t xml:space="preserve"> текст для предварительного обучения BERT моделей. Его отличие в том, что он не нормализует токены, что приводит к невозможности потом генерировать эти токены в корректный текст, а разбивает каждое слово на определенные части.</w:t>
      </w:r>
    </w:p>
    <w:p w14:paraId="129B814B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left="720" w:firstLine="720"/>
      </w:pPr>
      <w:r>
        <w:t xml:space="preserve">Сначала </w:t>
      </w:r>
      <w:proofErr w:type="spellStart"/>
      <w:r>
        <w:t>токенизатор</w:t>
      </w:r>
      <w:proofErr w:type="spellEnd"/>
      <w:r>
        <w:t xml:space="preserve"> разбивает все слова из текстов посимвольно и только первым буквам слова не приписывает ## перед токеном. Символ ## нужен для задач генерации текста, поэтому при </w:t>
      </w:r>
      <w:proofErr w:type="spellStart"/>
      <w:r>
        <w:t>инференсе</w:t>
      </w:r>
      <w:proofErr w:type="spellEnd"/>
      <w:r>
        <w:t xml:space="preserve"> модели будут сливаться токены с символом ## в начале пока не встретится токен без символа ## в начале, что будет означать, что началось уже следующее слово.</w:t>
      </w:r>
    </w:p>
    <w:p w14:paraId="72BBD3B7" w14:textId="77777777" w:rsidR="009B7043" w:rsidRPr="003A702A" w:rsidRDefault="0007676B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lang w:val="en-US"/>
          <w:rPrChange w:id="166" w:author="Валерий Полуянов" w:date="2024-05-14T01:09:00Z">
            <w:rPr/>
          </w:rPrChange>
        </w:rPr>
      </w:pPr>
      <w:r>
        <w:t>Добавляем в словарь все символы из текста, а затем начинаем сливать токены с наибольшей оценкой и добавлять их в наш словарь. Оценка</w:t>
      </w:r>
      <w:r w:rsidRPr="003A702A">
        <w:rPr>
          <w:lang w:val="en-US"/>
          <w:rPrChange w:id="167" w:author="Валерий Полуянов" w:date="2024-05-14T01:09:00Z">
            <w:rPr/>
          </w:rPrChange>
        </w:rPr>
        <w:t xml:space="preserve"> </w:t>
      </w:r>
      <w:r>
        <w:t>находится</w:t>
      </w:r>
      <w:r w:rsidRPr="003A702A">
        <w:rPr>
          <w:lang w:val="en-US"/>
          <w:rPrChange w:id="168" w:author="Валерий Полуянов" w:date="2024-05-14T01:09:00Z">
            <w:rPr/>
          </w:rPrChange>
        </w:rPr>
        <w:t xml:space="preserve"> </w:t>
      </w:r>
      <w:r>
        <w:t>по</w:t>
      </w:r>
      <w:r w:rsidRPr="003A702A">
        <w:rPr>
          <w:lang w:val="en-US"/>
          <w:rPrChange w:id="169" w:author="Валерий Полуянов" w:date="2024-05-14T01:09:00Z">
            <w:rPr/>
          </w:rPrChange>
        </w:rPr>
        <w:t xml:space="preserve"> </w:t>
      </w:r>
      <w:r>
        <w:t>следующей</w:t>
      </w:r>
      <w:r w:rsidRPr="003A702A">
        <w:rPr>
          <w:lang w:val="en-US"/>
          <w:rPrChange w:id="170" w:author="Валерий Полуянов" w:date="2024-05-14T01:09:00Z">
            <w:rPr/>
          </w:rPrChange>
        </w:rPr>
        <w:t xml:space="preserve"> </w:t>
      </w:r>
      <w:r>
        <w:t>формуле</w:t>
      </w:r>
      <w:r w:rsidRPr="003A702A">
        <w:rPr>
          <w:lang w:val="en-US"/>
          <w:rPrChange w:id="171" w:author="Валерий Полуянов" w:date="2024-05-14T01:09:00Z">
            <w:rPr/>
          </w:rPrChange>
        </w:rPr>
        <w:t>:</w:t>
      </w:r>
    </w:p>
    <w:p w14:paraId="5E3D1645" w14:textId="2E42A6A0" w:rsidR="00256E2A" w:rsidRPr="003A702A" w:rsidRDefault="00256E2A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lang w:val="en-US"/>
          <w:rPrChange w:id="172" w:author="Валерий Полуянов" w:date="2024-05-14T01:09:00Z">
            <w:rPr/>
          </w:rPrChange>
        </w:rPr>
      </w:pPr>
      <m:oMathPara>
        <m:oMath>
          <m:r>
            <w:ins w:id="173" w:author="Валерий Полуянов" w:date="2024-05-14T01:16:00Z">
              <w:rPr>
                <w:rFonts w:ascii="Cambria Math" w:hAnsi="Cambria Math"/>
                <w:lang w:val="en-US"/>
              </w:rPr>
              <w:lastRenderedPageBreak/>
              <m:t>score</m:t>
            </w:ins>
          </m:r>
          <m:r>
            <w:ins w:id="174" w:author="Валерий Полуянов" w:date="2024-05-14T01:14:00Z">
              <w:rPr>
                <w:rFonts w:ascii="Cambria Math" w:hAnsi="Cambria Math"/>
                <w:lang w:val="en-US"/>
              </w:rPr>
              <m:t>=</m:t>
            </w:ins>
          </m:r>
          <m:f>
            <m:fPr>
              <m:ctrlPr>
                <w:ins w:id="175" w:author="Валерий Полуянов" w:date="2024-05-14T01:14:00Z">
                  <w:rPr>
                    <w:rFonts w:ascii="Cambria Math" w:hAnsi="Cambria Math"/>
                    <w:lang w:val="en-US"/>
                  </w:rPr>
                </w:ins>
              </m:ctrlPr>
            </m:fPr>
            <m:num>
              <m:r>
                <w:ins w:id="176" w:author="Валерий Полуянов" w:date="2024-05-14T01:16:00Z">
                  <w:rPr>
                    <w:rFonts w:ascii="Cambria Math" w:hAnsi="Cambria Math"/>
                    <w:lang w:val="en-US"/>
                  </w:rPr>
                  <m:t>freq of pair</m:t>
                </w:ins>
              </m:r>
            </m:num>
            <m:den>
              <m:r>
                <w:ins w:id="177" w:author="Валерий Полуянов" w:date="2024-05-14T01:16:00Z">
                  <w:rPr>
                    <w:rFonts w:ascii="Cambria Math" w:hAnsi="Cambria Math"/>
                    <w:lang w:val="en-US"/>
                  </w:rPr>
                  <m:t>freq of first element×freq of second element</m:t>
                </w:ins>
              </m:r>
            </m:den>
          </m:f>
          <m:r>
            <w:ins w:id="178" w:author="Валерий Полуянов" w:date="2024-05-14T01:15:00Z">
              <w:rPr>
                <w:rFonts w:ascii="Cambria Math" w:hAnsi="Cambria Math"/>
                <w:lang w:val="en-US"/>
              </w:rPr>
              <m:t>,</m:t>
            </w:ins>
          </m:r>
          <m:r>
            <w:del w:id="179" w:author="Валерий Полуянов" w:date="2024-05-14T01:14:00Z">
              <w:rPr>
                <w:rFonts w:ascii="Cambria Math" w:hAnsi="Cambria Math"/>
                <w:lang w:val="en-US"/>
                <w:rPrChange w:id="180" w:author="Валерий Полуянов" w:date="2024-05-14T01:14:00Z">
                  <w:rPr>
                    <w:rFonts w:ascii="Cambria Math" w:hAnsi="Cambria Math"/>
                    <w:lang w:val="en-US"/>
                  </w:rPr>
                </w:rPrChange>
              </w:rPr>
              <m:t>score</m:t>
            </w:del>
          </m:r>
          <m:r>
            <w:del w:id="181" w:author="Валерий Полуянов" w:date="2024-05-14T01:13:00Z">
              <w:rPr>
                <w:rFonts w:ascii="Cambria Math" w:hAnsi="Cambria Math"/>
                <w:lang w:val="en-US"/>
                <w:rPrChange w:id="182" w:author="Валерий Полуянов" w:date="2024-05-14T01:14:00Z">
                  <w:rPr>
                    <w:rFonts w:ascii="Cambria Math" w:hAnsi="Cambria Math"/>
                    <w:lang w:val="en-US"/>
                  </w:rPr>
                </w:rPrChange>
              </w:rPr>
              <m:t>=\</m:t>
            </w:del>
          </m:r>
          <m:r>
            <w:del w:id="183" w:author="Валерий Полуянов" w:date="2024-05-14T01:13:00Z">
              <w:rPr>
                <w:rFonts w:ascii="Cambria Math" w:hAnsi="Cambria Math"/>
                <w:rPrChange w:id="184" w:author="Валерий Полуянов" w:date="2024-05-14T01:14:00Z">
                  <w:rPr>
                    <w:rFonts w:ascii="Cambria Math" w:hAnsi="Cambria Math"/>
                  </w:rPr>
                </w:rPrChange>
              </w:rPr>
              <m:t>dfrac</m:t>
            </w:del>
          </m:r>
          <m:r>
            <w:del w:id="185" w:author="Валерий Полуянов" w:date="2024-05-14T01:14:00Z">
              <w:rPr>
                <w:rFonts w:ascii="Cambria Math" w:hAnsi="Cambria Math"/>
                <w:lang w:val="en-US"/>
                <w:rPrChange w:id="186" w:author="Валерий Полуянов" w:date="2024-05-14T01:14:00Z">
                  <w:rPr>
                    <w:rFonts w:ascii="Cambria Math" w:hAnsi="Cambria Math"/>
                    <w:lang w:val="en-US"/>
                  </w:rPr>
                </w:rPrChange>
              </w:rPr>
              <m:t>freq of pairfreq of first element×freq of second element</m:t>
            </w:del>
          </m:r>
        </m:oMath>
      </m:oMathPara>
    </w:p>
    <w:p w14:paraId="2232BF88" w14:textId="1CAC45D9" w:rsidR="009B7043" w:rsidDel="00256E2A" w:rsidRDefault="0007676B">
      <w:pPr>
        <w:spacing w:after="160"/>
        <w:ind w:right="-860" w:firstLine="0"/>
        <w:rPr>
          <w:del w:id="187" w:author="Валерий Полуянов" w:date="2024-05-14T01:17:00Z"/>
        </w:rPr>
        <w:pPrChange w:id="188" w:author="Валерий Полуянов" w:date="2024-05-14T01:16:00Z">
          <w:pPr>
            <w:spacing w:after="160"/>
            <w:ind w:left="-1000" w:right="-860" w:firstLine="0"/>
            <w:jc w:val="center"/>
          </w:pPr>
        </w:pPrChange>
      </w:pPr>
      <w:del w:id="189" w:author="Валерий Полуянов" w:date="2024-05-14T01:16:00Z">
        <w:r w:rsidDel="00256E2A">
          <w:rPr>
            <w:noProof/>
          </w:rPr>
          <w:drawing>
            <wp:inline distT="114300" distB="114300" distL="114300" distR="114300" wp14:anchorId="03E05A56" wp14:editId="4DBE89CF">
              <wp:extent cx="4175325" cy="422078"/>
              <wp:effectExtent l="0" t="0" r="0" b="0"/>
              <wp:docPr id="8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2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75325" cy="422078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del>
    </w:p>
    <w:p w14:paraId="0FEA982E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left="720" w:firstLine="720"/>
      </w:pPr>
      <w:r>
        <w:t>Поделив частоту пары на произведение частот каждой из ее частей, алгоритм отдает предпочтение слиянию пар, отдельные части которых встречаются в словаре реже. Например, он не обязательно объединит ("</w:t>
      </w:r>
      <w:proofErr w:type="spellStart"/>
      <w:r>
        <w:t>un</w:t>
      </w:r>
      <w:proofErr w:type="spellEnd"/>
      <w:r>
        <w:t>", "##</w:t>
      </w:r>
      <w:proofErr w:type="spellStart"/>
      <w:r>
        <w:t>able</w:t>
      </w:r>
      <w:proofErr w:type="spellEnd"/>
      <w:r>
        <w:t>"), даже если эта пара встречается в словаре очень часто, потому что две пары "</w:t>
      </w:r>
      <w:proofErr w:type="spellStart"/>
      <w:r>
        <w:t>un</w:t>
      </w:r>
      <w:proofErr w:type="spellEnd"/>
      <w:r>
        <w:t>" и "##</w:t>
      </w:r>
      <w:proofErr w:type="spellStart"/>
      <w:r>
        <w:t>able</w:t>
      </w:r>
      <w:proofErr w:type="spellEnd"/>
      <w:r>
        <w:t>", скорее всего, встречаются в большом количестве других слов и имеют высокую частоту.</w:t>
      </w:r>
    </w:p>
    <w:p w14:paraId="35DCD309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left="720" w:firstLine="720"/>
      </w:pPr>
      <w:r>
        <w:t xml:space="preserve">Обучив словарь, проходимся по тексту, </w:t>
      </w:r>
      <w:proofErr w:type="spellStart"/>
      <w:r>
        <w:t>токенизируем</w:t>
      </w:r>
      <w:proofErr w:type="spellEnd"/>
      <w:r>
        <w:t xml:space="preserve"> его по словам и для каждого токена </w:t>
      </w:r>
      <w:proofErr w:type="spellStart"/>
      <w:r>
        <w:t>токенизируем</w:t>
      </w:r>
      <w:proofErr w:type="spellEnd"/>
      <w:r>
        <w:t xml:space="preserve"> следующим образом: сначала находим самый длинный по длине токен, которым можно </w:t>
      </w:r>
      <w:proofErr w:type="spellStart"/>
      <w:r>
        <w:t>затокенизировать</w:t>
      </w:r>
      <w:proofErr w:type="spellEnd"/>
      <w:r>
        <w:t xml:space="preserve"> данный, потом для оставшейся части слова опять ищем самый длинный и т.д. Если же в какой-то момент </w:t>
      </w:r>
      <w:proofErr w:type="spellStart"/>
      <w:r>
        <w:t>токенизации</w:t>
      </w:r>
      <w:proofErr w:type="spellEnd"/>
      <w:r>
        <w:t xml:space="preserve"> слова не удается подобрать токен для его части, то все это слово заменяется на токен &lt;UNK&gt;.</w:t>
      </w:r>
    </w:p>
    <w:p w14:paraId="7398CE31" w14:textId="77777777" w:rsidR="009B7043" w:rsidRDefault="000767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Последовательности токенов переводятся в числа и затем формируются многомерные тензоры, которые затем формируются в </w:t>
      </w:r>
      <w:proofErr w:type="spellStart"/>
      <w:r>
        <w:t>батчи</w:t>
      </w:r>
      <w:proofErr w:type="spellEnd"/>
      <w:r>
        <w:t xml:space="preserve"> с помощью </w:t>
      </w:r>
      <w:proofErr w:type="spellStart"/>
      <w:r>
        <w:t>dataloader</w:t>
      </w:r>
      <w:proofErr w:type="spellEnd"/>
      <w:r>
        <w:t>.</w:t>
      </w:r>
    </w:p>
    <w:p w14:paraId="482B2A68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</w:pPr>
      <w:r>
        <w:t xml:space="preserve">Пример </w:t>
      </w:r>
      <w:proofErr w:type="spellStart"/>
      <w:r>
        <w:t>токенизации</w:t>
      </w:r>
      <w:proofErr w:type="spellEnd"/>
      <w:r>
        <w:t xml:space="preserve"> из текста:</w:t>
      </w:r>
    </w:p>
    <w:p w14:paraId="3B06B451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</w:pPr>
      <w:r>
        <w:t>Тренировочный текст: @i_</w:t>
      </w:r>
      <w:proofErr w:type="gramStart"/>
      <w:r>
        <w:t>yakovleva Да</w:t>
      </w:r>
      <w:proofErr w:type="gramEnd"/>
      <w:r>
        <w:t xml:space="preserve"> она уже даже немножко надоесть успела, а ты все еще мылишься!))</w:t>
      </w:r>
    </w:p>
    <w:p w14:paraId="0B406DC8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</w:pPr>
      <w:proofErr w:type="spellStart"/>
      <w:r>
        <w:t>Токенизированный</w:t>
      </w:r>
      <w:proofErr w:type="spellEnd"/>
      <w:r>
        <w:t xml:space="preserve"> тренировочный текст: ['[CLS]', '@', 'i', '_', '</w:t>
      </w:r>
      <w:proofErr w:type="spellStart"/>
      <w:r>
        <w:t>ya</w:t>
      </w:r>
      <w:proofErr w:type="spellEnd"/>
      <w:r>
        <w:t>', '##</w:t>
      </w:r>
      <w:proofErr w:type="spellStart"/>
      <w:r>
        <w:t>kov</w:t>
      </w:r>
      <w:proofErr w:type="spellEnd"/>
      <w:r>
        <w:t>', '##</w:t>
      </w:r>
      <w:proofErr w:type="spellStart"/>
      <w:r>
        <w:t>lev</w:t>
      </w:r>
      <w:proofErr w:type="spellEnd"/>
      <w:r>
        <w:t>', '##a', 'Да', 'она', 'уже', 'даже', 'немножко', 'надое', '##</w:t>
      </w:r>
      <w:proofErr w:type="spellStart"/>
      <w:r>
        <w:t>сть</w:t>
      </w:r>
      <w:proofErr w:type="spellEnd"/>
      <w:r>
        <w:t>', 'успела', ',', 'а', 'ты', 'все', 'еще', 'мы', '##ли', '##</w:t>
      </w:r>
      <w:proofErr w:type="spellStart"/>
      <w:r>
        <w:t>шься</w:t>
      </w:r>
      <w:proofErr w:type="spellEnd"/>
      <w:r>
        <w:t>', '!', ')', ')', '[SEP]', '[PAD]', '[PAD]', '[PAD]', '[PAD]', '[PAD]', '[PAD]', '[PAD]', '[PAD]', '[PAD]', '[PAD]', '[PAD]', '[PAD]']</w:t>
      </w:r>
    </w:p>
    <w:p w14:paraId="41C049C7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 xml:space="preserve">Также при </w:t>
      </w:r>
      <w:proofErr w:type="spellStart"/>
      <w:r>
        <w:t>токенизации</w:t>
      </w:r>
      <w:proofErr w:type="spellEnd"/>
      <w:r>
        <w:t xml:space="preserve"> создается маска внимания, которая обнуляет все [PAD] токены для того, чтобы исключить их влияние на обучение (рис. 7)</w:t>
      </w:r>
    </w:p>
    <w:p w14:paraId="08DB3302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09BCBB0" wp14:editId="43E1CDB1">
            <wp:extent cx="4399443" cy="329103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443" cy="329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C4093CA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ind w:firstLine="0"/>
        <w:jc w:val="right"/>
      </w:pPr>
      <w:r>
        <w:rPr>
          <w:sz w:val="24"/>
          <w:szCs w:val="24"/>
        </w:rPr>
        <w:t>Рисунок 7. Маска внимания</w:t>
      </w:r>
    </w:p>
    <w:p w14:paraId="347291D6" w14:textId="77777777" w:rsidR="009B7043" w:rsidRDefault="0007676B">
      <w:pPr>
        <w:pStyle w:val="2"/>
      </w:pPr>
      <w:bookmarkStart w:id="190" w:name="_tnp94g8k87ce" w:colFirst="0" w:colLast="0"/>
      <w:bookmarkEnd w:id="190"/>
      <w:r>
        <w:t>Rubert-tiny2</w:t>
      </w:r>
    </w:p>
    <w:p w14:paraId="2A519656" w14:textId="77777777" w:rsidR="009B7043" w:rsidRDefault="0007676B">
      <w:r>
        <w:t xml:space="preserve">Rubert-tiny2 является BERT </w:t>
      </w:r>
      <w:proofErr w:type="spellStart"/>
      <w:r>
        <w:t>энкодером</w:t>
      </w:r>
      <w:proofErr w:type="spellEnd"/>
      <w:r>
        <w:t xml:space="preserve"> с высококачественными </w:t>
      </w:r>
      <w:proofErr w:type="spellStart"/>
      <w:r>
        <w:t>эмбеддингами</w:t>
      </w:r>
      <w:proofErr w:type="spellEnd"/>
      <w:r>
        <w:t>, обученными на русском языке.</w:t>
      </w:r>
    </w:p>
    <w:p w14:paraId="170121AF" w14:textId="77777777" w:rsidR="009B7043" w:rsidRDefault="0007676B">
      <w:proofErr w:type="spellStart"/>
      <w:r>
        <w:t>Энкодер</w:t>
      </w:r>
      <w:proofErr w:type="spellEnd"/>
      <w:r>
        <w:t xml:space="preserve"> трансформера представляет из себя следующую модель (рис. 8):</w:t>
      </w:r>
    </w:p>
    <w:p w14:paraId="2175F225" w14:textId="77777777" w:rsidR="009B7043" w:rsidRDefault="0007676B">
      <w:pPr>
        <w:numPr>
          <w:ilvl w:val="0"/>
          <w:numId w:val="5"/>
        </w:numPr>
      </w:pPr>
      <w:r>
        <w:t xml:space="preserve">На вход модели подаются последовательности </w:t>
      </w:r>
      <w:proofErr w:type="spellStart"/>
      <w:r>
        <w:t>эмбеддингов</w:t>
      </w:r>
      <w:proofErr w:type="spellEnd"/>
      <w:r>
        <w:t>;</w:t>
      </w:r>
    </w:p>
    <w:p w14:paraId="44D7386D" w14:textId="77777777" w:rsidR="009B7043" w:rsidRDefault="0007676B">
      <w:pPr>
        <w:numPr>
          <w:ilvl w:val="0"/>
          <w:numId w:val="5"/>
        </w:numPr>
      </w:pPr>
      <w:r>
        <w:t xml:space="preserve">Позиционно кодируем входные </w:t>
      </w:r>
      <w:proofErr w:type="spellStart"/>
      <w:r>
        <w:t>эмбеддинги</w:t>
      </w:r>
      <w:proofErr w:type="spellEnd"/>
      <w:r>
        <w:t xml:space="preserve"> (путем сложением);</w:t>
      </w:r>
    </w:p>
    <w:p w14:paraId="0F9C9647" w14:textId="77777777" w:rsidR="009B7043" w:rsidRDefault="0007676B">
      <w:pPr>
        <w:numPr>
          <w:ilvl w:val="0"/>
          <w:numId w:val="5"/>
        </w:numPr>
      </w:pPr>
      <w:r>
        <w:t xml:space="preserve">Применяется многоголовый </w:t>
      </w:r>
      <w:proofErr w:type="spellStart"/>
      <w:r>
        <w:t>self-attention</w:t>
      </w:r>
      <w:proofErr w:type="spellEnd"/>
      <w:r>
        <w:t xml:space="preserve"> (т.е. несколько </w:t>
      </w:r>
      <w:proofErr w:type="spellStart"/>
      <w:r>
        <w:t>self-attention</w:t>
      </w:r>
      <w:proofErr w:type="spellEnd"/>
      <w:r>
        <w:t xml:space="preserve"> с разными матрицами весов);</w:t>
      </w:r>
    </w:p>
    <w:p w14:paraId="053DCBC2" w14:textId="77777777" w:rsidR="009B7043" w:rsidRDefault="0007676B">
      <w:pPr>
        <w:numPr>
          <w:ilvl w:val="0"/>
          <w:numId w:val="5"/>
        </w:numPr>
      </w:pPr>
      <w:r>
        <w:t xml:space="preserve">Складываются получившиеся </w:t>
      </w:r>
      <w:proofErr w:type="spellStart"/>
      <w:r>
        <w:t>эмбеддинги</w:t>
      </w:r>
      <w:proofErr w:type="spellEnd"/>
      <w:r>
        <w:t xml:space="preserve"> с </w:t>
      </w:r>
      <w:proofErr w:type="gramStart"/>
      <w:r>
        <w:t>изначальными  и</w:t>
      </w:r>
      <w:proofErr w:type="gramEnd"/>
      <w:r>
        <w:t xml:space="preserve"> нормализуются;</w:t>
      </w:r>
    </w:p>
    <w:p w14:paraId="2EBE7A2A" w14:textId="77777777" w:rsidR="009B7043" w:rsidRDefault="0007676B">
      <w:pPr>
        <w:numPr>
          <w:ilvl w:val="0"/>
          <w:numId w:val="5"/>
        </w:numPr>
      </w:pPr>
      <w:r>
        <w:t xml:space="preserve">Каждый </w:t>
      </w:r>
      <w:proofErr w:type="spellStart"/>
      <w:r>
        <w:t>эмбеддинг</w:t>
      </w:r>
      <w:proofErr w:type="spellEnd"/>
      <w:r>
        <w:t xml:space="preserve"> прогоняется через простую двухслойную </w:t>
      </w:r>
      <w:proofErr w:type="spellStart"/>
      <w:r>
        <w:t>полносвязную</w:t>
      </w:r>
      <w:proofErr w:type="spellEnd"/>
      <w:r>
        <w:t xml:space="preserve"> нейронную сеть с одинаковыми для каждого </w:t>
      </w:r>
      <w:proofErr w:type="spellStart"/>
      <w:r>
        <w:t>эмбеддинга</w:t>
      </w:r>
      <w:proofErr w:type="spellEnd"/>
      <w:r>
        <w:t xml:space="preserve"> весами;</w:t>
      </w:r>
    </w:p>
    <w:p w14:paraId="5C6168EF" w14:textId="77777777" w:rsidR="009B7043" w:rsidRDefault="0007676B">
      <w:pPr>
        <w:numPr>
          <w:ilvl w:val="0"/>
          <w:numId w:val="5"/>
        </w:numPr>
      </w:pPr>
      <w:r>
        <w:t xml:space="preserve">Еще раз складываем с </w:t>
      </w:r>
      <w:proofErr w:type="spellStart"/>
      <w:r>
        <w:t>эмбеддингами</w:t>
      </w:r>
      <w:proofErr w:type="spellEnd"/>
      <w:r>
        <w:t xml:space="preserve"> на предыдущем шаге и нормализуем;</w:t>
      </w:r>
    </w:p>
    <w:p w14:paraId="20038433" w14:textId="77777777" w:rsidR="009B7043" w:rsidRDefault="0007676B">
      <w:pPr>
        <w:numPr>
          <w:ilvl w:val="0"/>
          <w:numId w:val="5"/>
        </w:numPr>
      </w:pPr>
      <w:r>
        <w:t>Повторяем 3 раза в случае модели rubert-tiny2.</w:t>
      </w:r>
    </w:p>
    <w:p w14:paraId="41F3572B" w14:textId="77777777" w:rsidR="009B7043" w:rsidRDefault="0007676B">
      <w:pPr>
        <w:spacing w:after="160"/>
        <w:ind w:left="-640" w:right="-417" w:firstLine="640"/>
        <w:jc w:val="center"/>
      </w:pPr>
      <w:r>
        <w:rPr>
          <w:noProof/>
        </w:rPr>
        <w:lastRenderedPageBreak/>
        <w:drawing>
          <wp:inline distT="114300" distB="114300" distL="114300" distR="114300" wp14:anchorId="489CE654" wp14:editId="463CF4FD">
            <wp:extent cx="2536837" cy="3742462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837" cy="3742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3E0C4" w14:textId="77777777" w:rsidR="009B7043" w:rsidRPr="00B608C4" w:rsidRDefault="0007676B">
      <w:pPr>
        <w:ind w:firstLine="0"/>
        <w:jc w:val="right"/>
        <w:rPr>
          <w:u w:val="single"/>
          <w:lang w:val="en-US"/>
        </w:rPr>
      </w:pPr>
      <w:r>
        <w:rPr>
          <w:sz w:val="24"/>
          <w:szCs w:val="24"/>
        </w:rPr>
        <w:t>Рисунок</w:t>
      </w:r>
      <w:r w:rsidRPr="00B608C4">
        <w:rPr>
          <w:sz w:val="24"/>
          <w:szCs w:val="24"/>
          <w:lang w:val="en-US"/>
        </w:rPr>
        <w:t xml:space="preserve"> 8. rubert-tiny2</w:t>
      </w:r>
    </w:p>
    <w:p w14:paraId="25B2985F" w14:textId="77777777" w:rsidR="009B7043" w:rsidRPr="00B608C4" w:rsidRDefault="0007676B">
      <w:pPr>
        <w:pStyle w:val="2"/>
        <w:ind w:firstLine="720"/>
        <w:rPr>
          <w:lang w:val="en-US"/>
        </w:rPr>
      </w:pPr>
      <w:bookmarkStart w:id="191" w:name="_yppmdhdfk2ru" w:colFirst="0" w:colLast="0"/>
      <w:bookmarkEnd w:id="191"/>
      <w:r>
        <w:t>Обучение</w:t>
      </w:r>
      <w:r w:rsidRPr="00B608C4">
        <w:rPr>
          <w:lang w:val="en-US"/>
        </w:rPr>
        <w:t xml:space="preserve"> </w:t>
      </w:r>
      <w:r>
        <w:t>модели</w:t>
      </w:r>
      <w:r w:rsidRPr="00B608C4">
        <w:rPr>
          <w:lang w:val="en-US"/>
        </w:rPr>
        <w:t xml:space="preserve"> (Transfer learning):</w:t>
      </w:r>
    </w:p>
    <w:p w14:paraId="4F8C2DD5" w14:textId="77777777" w:rsidR="009B7043" w:rsidRDefault="0007676B">
      <w:r>
        <w:t xml:space="preserve">Для решения поставленной задачи был применен метод машинного обучения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: в качестве </w:t>
      </w:r>
      <w:proofErr w:type="spellStart"/>
      <w:r>
        <w:t>backbone</w:t>
      </w:r>
      <w:proofErr w:type="spellEnd"/>
      <w:r>
        <w:t xml:space="preserve"> модели был использован трансформер rubert-tiny2, который был обучен на похожем домене, и проведен </w:t>
      </w:r>
      <w:proofErr w:type="spellStart"/>
      <w:r>
        <w:t>fine-tuning</w:t>
      </w:r>
      <w:proofErr w:type="spellEnd"/>
      <w:r>
        <w:t xml:space="preserve"> данной модель путем добавления к выходу технического токена [CLS] двухслойной </w:t>
      </w:r>
      <w:proofErr w:type="spellStart"/>
      <w:r>
        <w:t>полносвязной</w:t>
      </w:r>
      <w:proofErr w:type="spellEnd"/>
      <w:r>
        <w:t xml:space="preserve"> нейронной сети с регуляризацией.</w:t>
      </w:r>
    </w:p>
    <w:p w14:paraId="4FC71C7E" w14:textId="77777777" w:rsidR="009B7043" w:rsidRDefault="0007676B">
      <w:r>
        <w:t xml:space="preserve">В качестве оптимизатора был выбран </w:t>
      </w:r>
      <w:proofErr w:type="spellStart"/>
      <w:r>
        <w:t>AdamW</w:t>
      </w:r>
      <w:proofErr w:type="spellEnd"/>
      <w:r>
        <w:t xml:space="preserve"> с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1*10</w:t>
      </w:r>
      <w:r>
        <w:rPr>
          <w:vertAlign w:val="superscript"/>
        </w:rPr>
        <w:t>-5</w:t>
      </w:r>
      <w:r>
        <w:t xml:space="preserve">, функции потерь - бинарная кросс-энтропия, размер </w:t>
      </w:r>
      <w:proofErr w:type="spellStart"/>
      <w:r>
        <w:t>батча</w:t>
      </w:r>
      <w:proofErr w:type="spellEnd"/>
      <w:r>
        <w:t xml:space="preserve"> - 128, количество эпох - 10. Был проведен стандартный цикл обучения для нейронной сети с обновлением весом алгоритмом </w:t>
      </w:r>
      <w:proofErr w:type="spellStart"/>
      <w:r>
        <w:t>backpropagation</w:t>
      </w:r>
      <w:proofErr w:type="spellEnd"/>
      <w:r>
        <w:t>.</w:t>
      </w:r>
    </w:p>
    <w:p w14:paraId="249CFEFE" w14:textId="77777777" w:rsidR="009B7043" w:rsidRDefault="0007676B">
      <w:r>
        <w:t xml:space="preserve">Метрики во время обучения представлены на рисунках 9 и 10. </w:t>
      </w:r>
    </w:p>
    <w:p w14:paraId="35EF1B5C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spacing w:after="160"/>
        <w:ind w:left="-640" w:right="-417" w:firstLine="640"/>
        <w:jc w:val="center"/>
        <w:pPrChange w:id="192" w:author="Валерий Полуянов" w:date="2024-05-14T01:17:00Z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ind w:left="-640" w:right="-417" w:firstLine="640"/>
            <w:jc w:val="left"/>
          </w:pPr>
        </w:pPrChange>
      </w:pPr>
      <w:r>
        <w:rPr>
          <w:noProof/>
        </w:rPr>
        <w:lastRenderedPageBreak/>
        <w:drawing>
          <wp:inline distT="114300" distB="114300" distL="114300" distR="114300" wp14:anchorId="2B8F6AE6" wp14:editId="3804BCFE">
            <wp:extent cx="6145137" cy="202919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5137" cy="2029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95E08" w14:textId="77777777" w:rsidR="009B7043" w:rsidRDefault="0007676B">
      <w:pPr>
        <w:spacing w:line="432" w:lineRule="auto"/>
        <w:ind w:firstLine="0"/>
        <w:jc w:val="right"/>
      </w:pPr>
      <w:r>
        <w:rPr>
          <w:sz w:val="24"/>
          <w:szCs w:val="24"/>
        </w:rPr>
        <w:t>Рисунок 9. Бинарная кросс-энтропия на тренировочных данных</w:t>
      </w:r>
    </w:p>
    <w:p w14:paraId="699928ED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spacing w:after="160"/>
        <w:ind w:left="-640" w:right="-417" w:firstLine="640"/>
        <w:jc w:val="center"/>
        <w:pPrChange w:id="193" w:author="Валерий Полуянов" w:date="2024-05-14T01:17:00Z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ind w:left="-640" w:right="-417" w:firstLine="640"/>
            <w:jc w:val="left"/>
          </w:pPr>
        </w:pPrChange>
      </w:pPr>
      <w:r>
        <w:rPr>
          <w:noProof/>
        </w:rPr>
        <w:drawing>
          <wp:inline distT="114300" distB="114300" distL="114300" distR="114300" wp14:anchorId="28D32209" wp14:editId="46CD6ADE">
            <wp:extent cx="6147160" cy="2041735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160" cy="2041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40C00" w14:textId="77777777" w:rsidR="009B7043" w:rsidRDefault="0007676B">
      <w:pPr>
        <w:spacing w:line="432" w:lineRule="auto"/>
        <w:ind w:firstLine="0"/>
        <w:jc w:val="right"/>
      </w:pPr>
      <w:r>
        <w:rPr>
          <w:sz w:val="24"/>
          <w:szCs w:val="24"/>
        </w:rPr>
        <w:t xml:space="preserve">Рисунок 10. f1 метрика на </w:t>
      </w:r>
      <w:proofErr w:type="spellStart"/>
      <w:r>
        <w:rPr>
          <w:sz w:val="24"/>
          <w:szCs w:val="24"/>
        </w:rPr>
        <w:t>валидационных</w:t>
      </w:r>
      <w:proofErr w:type="spellEnd"/>
      <w:r>
        <w:rPr>
          <w:sz w:val="24"/>
          <w:szCs w:val="24"/>
        </w:rPr>
        <w:t xml:space="preserve"> данных </w:t>
      </w:r>
    </w:p>
    <w:p w14:paraId="030D382A" w14:textId="71E11332" w:rsidR="009B7043" w:rsidRDefault="0007676B">
      <w:r>
        <w:t xml:space="preserve">Как видно из графиков модель быстро обучалась на данных и стала переучиваться, поэтому дальнейшее обучение не имеет смысла. Для оценки на тестовых данных была сохранена модель с наивысшим показателем f1 на </w:t>
      </w:r>
      <w:proofErr w:type="spellStart"/>
      <w:r>
        <w:t>валидационных</w:t>
      </w:r>
      <w:proofErr w:type="spellEnd"/>
      <w:r>
        <w:t xml:space="preserve"> данных. Результаты классификации представлены </w:t>
      </w:r>
      <w:ins w:id="194" w:author="Валерий Полуянов" w:date="2024-05-14T01:17:00Z">
        <w:r w:rsidR="00770920">
          <w:rPr>
            <w:lang w:val="ru-RU"/>
          </w:rPr>
          <w:t xml:space="preserve">ниже </w:t>
        </w:r>
      </w:ins>
      <w:r>
        <w:t xml:space="preserve">на </w:t>
      </w:r>
      <w:proofErr w:type="spellStart"/>
      <w:r>
        <w:t>рисунк</w:t>
      </w:r>
      <w:proofErr w:type="spellEnd"/>
      <w:ins w:id="195" w:author="Валерий Полуянов" w:date="2024-05-14T01:17:00Z">
        <w:r w:rsidR="00770920">
          <w:rPr>
            <w:lang w:val="ru-RU"/>
          </w:rPr>
          <w:t>ах</w:t>
        </w:r>
      </w:ins>
      <w:del w:id="196" w:author="Валерий Полуянов" w:date="2024-05-14T01:17:00Z">
        <w:r w:rsidDel="00770920">
          <w:delText>е</w:delText>
        </w:r>
      </w:del>
      <w:r>
        <w:t xml:space="preserve"> 11</w:t>
      </w:r>
      <w:ins w:id="197" w:author="Валерий Полуянов" w:date="2024-05-14T01:17:00Z">
        <w:r w:rsidR="00770920">
          <w:rPr>
            <w:lang w:val="ru-RU"/>
          </w:rPr>
          <w:t xml:space="preserve"> и 12</w:t>
        </w:r>
      </w:ins>
      <w:r>
        <w:t>.</w:t>
      </w:r>
    </w:p>
    <w:p w14:paraId="2D3066C5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spacing w:after="160"/>
        <w:ind w:left="-640" w:right="-417" w:firstLine="640"/>
        <w:jc w:val="center"/>
        <w:pPrChange w:id="198" w:author="Валерий Полуянов" w:date="2024-05-14T01:17:00Z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ind w:left="-640" w:right="-417" w:firstLine="640"/>
            <w:jc w:val="left"/>
          </w:pPr>
        </w:pPrChange>
      </w:pPr>
      <w:r>
        <w:rPr>
          <w:noProof/>
        </w:rPr>
        <w:lastRenderedPageBreak/>
        <w:drawing>
          <wp:inline distT="114300" distB="114300" distL="114300" distR="114300" wp14:anchorId="518997F2" wp14:editId="2696FBD4">
            <wp:extent cx="4308975" cy="324802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l="1009"/>
                    <a:stretch>
                      <a:fillRect/>
                    </a:stretch>
                  </pic:blipFill>
                  <pic:spPr>
                    <a:xfrm>
                      <a:off x="0" y="0"/>
                      <a:ext cx="43089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3604C" w14:textId="77777777" w:rsidR="009B7043" w:rsidRDefault="0007676B">
      <w:pPr>
        <w:spacing w:line="432" w:lineRule="auto"/>
        <w:ind w:firstLine="0"/>
        <w:jc w:val="right"/>
      </w:pPr>
      <w:r>
        <w:rPr>
          <w:sz w:val="24"/>
          <w:szCs w:val="24"/>
        </w:rPr>
        <w:t>Рисунок 11. Матрица ошибок</w:t>
      </w:r>
    </w:p>
    <w:p w14:paraId="11F20E17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spacing w:after="160"/>
        <w:ind w:left="-640" w:right="-417" w:firstLine="640"/>
        <w:jc w:val="center"/>
        <w:pPrChange w:id="199" w:author="Валерий Полуянов" w:date="2024-05-14T01:17:00Z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ind w:left="-640" w:right="-417" w:firstLine="640"/>
            <w:jc w:val="left"/>
          </w:pPr>
        </w:pPrChange>
      </w:pPr>
      <w:r>
        <w:rPr>
          <w:noProof/>
        </w:rPr>
        <w:drawing>
          <wp:inline distT="114300" distB="114300" distL="114300" distR="114300" wp14:anchorId="0947B07D" wp14:editId="1E4A4EEE">
            <wp:extent cx="4277813" cy="1461038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813" cy="146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350F7" w14:textId="77777777" w:rsidR="009B7043" w:rsidRDefault="0007676B">
      <w:pPr>
        <w:pBdr>
          <w:top w:val="nil"/>
          <w:left w:val="nil"/>
          <w:bottom w:val="nil"/>
          <w:right w:val="nil"/>
          <w:between w:val="nil"/>
        </w:pBdr>
        <w:spacing w:after="160"/>
        <w:ind w:left="-640" w:right="-417" w:firstLine="640"/>
        <w:jc w:val="right"/>
      </w:pPr>
      <w:r>
        <w:rPr>
          <w:sz w:val="24"/>
          <w:szCs w:val="24"/>
        </w:rPr>
        <w:t>Рисунок 12. Результаты классификации</w:t>
      </w:r>
    </w:p>
    <w:p w14:paraId="1615C795" w14:textId="77777777" w:rsidR="009B7043" w:rsidRDefault="0007676B">
      <w:r>
        <w:t xml:space="preserve">Как хорошо видно из результатов классификации, </w:t>
      </w:r>
      <w:proofErr w:type="spellStart"/>
      <w:r>
        <w:t>предобученная</w:t>
      </w:r>
      <w:proofErr w:type="spellEnd"/>
      <w:r>
        <w:t xml:space="preserve"> модель с дополнительными слоями полностью описала область распределения данных если не считать гауссовский шум, который присутствует почти во всех данных. </w:t>
      </w:r>
    </w:p>
    <w:p w14:paraId="5C966D47" w14:textId="77777777" w:rsidR="009B7043" w:rsidRDefault="0007676B">
      <w:r>
        <w:t xml:space="preserve">Сравнив все методы векторизации и обучения моделей, можно прийти к выводу, что векторизация слов с помощью </w:t>
      </w:r>
      <w:proofErr w:type="spellStart"/>
      <w:r>
        <w:t>предобученных</w:t>
      </w:r>
      <w:proofErr w:type="spellEnd"/>
      <w:r>
        <w:t xml:space="preserve"> </w:t>
      </w:r>
      <w:proofErr w:type="spellStart"/>
      <w:r>
        <w:t>эмбеддингов</w:t>
      </w:r>
      <w:proofErr w:type="spellEnd"/>
      <w:r>
        <w:t xml:space="preserve"> безусловно является наилучшим выбором для решения поставленной задачи, т.к. этот метод учитывает позиционное положения слова в тексте, а трансформер с блоком </w:t>
      </w:r>
      <w:proofErr w:type="spellStart"/>
      <w:r>
        <w:t>self-attention</w:t>
      </w:r>
      <w:proofErr w:type="spellEnd"/>
      <w:r>
        <w:t xml:space="preserve"> лучше справляется с поиском зависимостей слов в предложении.</w:t>
      </w:r>
      <w:r>
        <w:br w:type="page"/>
      </w:r>
    </w:p>
    <w:p w14:paraId="11EB27F2" w14:textId="77777777" w:rsidR="009B7043" w:rsidRDefault="0007676B">
      <w:pPr>
        <w:pStyle w:val="1"/>
      </w:pPr>
      <w:bookmarkStart w:id="200" w:name="_n4nl165gzb9p" w:colFirst="0" w:colLast="0"/>
      <w:bookmarkEnd w:id="200"/>
      <w:r>
        <w:lastRenderedPageBreak/>
        <w:t>ЗАКЛЮЧЕНИЕ</w:t>
      </w:r>
    </w:p>
    <w:p w14:paraId="056818A7" w14:textId="77777777" w:rsidR="009B7043" w:rsidRDefault="0007676B">
      <w:pPr>
        <w:spacing w:before="240" w:after="240"/>
        <w:ind w:firstLine="700"/>
        <w:rPr>
          <w:b/>
        </w:rPr>
      </w:pPr>
      <w:r>
        <w:t xml:space="preserve">В данной работе была изучены задача анализа тональности текстовых данных, включающая различные этапы обработки данных, такие как очистка, </w:t>
      </w:r>
      <w:proofErr w:type="spellStart"/>
      <w:r>
        <w:t>лемматизация</w:t>
      </w:r>
      <w:proofErr w:type="spellEnd"/>
      <w:r>
        <w:t xml:space="preserve"> и векторизация. Были поставлены эксперименты с использованием различных методов векторизации, таких как </w:t>
      </w:r>
      <w:proofErr w:type="spellStart"/>
      <w:r>
        <w:t>Bag</w:t>
      </w:r>
      <w:proofErr w:type="spellEnd"/>
      <w:r>
        <w:t xml:space="preserve"> Of </w:t>
      </w:r>
      <w:proofErr w:type="spellStart"/>
      <w:r>
        <w:t>Words</w:t>
      </w:r>
      <w:proofErr w:type="spellEnd"/>
      <w:r>
        <w:t xml:space="preserve">, N-граммы и TF-IDF, получены сравнительные оценки. Результаты экспериментов показали, что TF-IDF без </w:t>
      </w:r>
      <w:proofErr w:type="spellStart"/>
      <w:r>
        <w:t>лемматизации</w:t>
      </w:r>
      <w:proofErr w:type="spellEnd"/>
      <w:r>
        <w:t xml:space="preserve"> дал лучшие результаты по F1-мере.</w:t>
      </w:r>
      <w:r>
        <w:br w:type="page"/>
      </w:r>
    </w:p>
    <w:p w14:paraId="058678D1" w14:textId="77777777" w:rsidR="009B7043" w:rsidRDefault="0007676B">
      <w:pPr>
        <w:pStyle w:val="1"/>
        <w:keepLines w:val="0"/>
      </w:pPr>
      <w:bookmarkStart w:id="201" w:name="_3whwml4" w:colFirst="0" w:colLast="0"/>
      <w:bookmarkEnd w:id="201"/>
      <w:r>
        <w:lastRenderedPageBreak/>
        <w:t>СПИСОК ИСПОЛЬЗУЕМЫХ ИСТОЧНИКОВ</w:t>
      </w:r>
    </w:p>
    <w:p w14:paraId="12D59B9B" w14:textId="77777777" w:rsidR="009B7043" w:rsidRDefault="0007676B">
      <w:pPr>
        <w:numPr>
          <w:ilvl w:val="0"/>
          <w:numId w:val="1"/>
        </w:numPr>
      </w:pPr>
      <w:proofErr w:type="spellStart"/>
      <w:r>
        <w:t>Шолле</w:t>
      </w:r>
      <w:proofErr w:type="spellEnd"/>
      <w:r>
        <w:t xml:space="preserve"> Франсуа, Глубокое обучение на Python. 2-е межд. издание. — СПб.: Питер, 2023. — 576 с.: ил. — (Серия «Библиотека программиста»).</w:t>
      </w:r>
    </w:p>
    <w:p w14:paraId="27BF4D32" w14:textId="77777777" w:rsidR="009B7043" w:rsidRDefault="000767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Учебник по машинному обучению от Яндекса, </w:t>
      </w:r>
      <w:hyperlink r:id="rId27">
        <w:r>
          <w:rPr>
            <w:color w:val="1155CC"/>
            <w:u w:val="single"/>
          </w:rPr>
          <w:t>https://education.yandex.ru/handbook/ml</w:t>
        </w:r>
      </w:hyperlink>
    </w:p>
    <w:p w14:paraId="7101405E" w14:textId="77777777" w:rsidR="009B7043" w:rsidRDefault="0007676B">
      <w:pPr>
        <w:numPr>
          <w:ilvl w:val="0"/>
          <w:numId w:val="1"/>
        </w:numPr>
      </w:pPr>
      <w:proofErr w:type="spellStart"/>
      <w:r>
        <w:t>Траск</w:t>
      </w:r>
      <w:proofErr w:type="spellEnd"/>
      <w:r>
        <w:t xml:space="preserve"> Эндрю, </w:t>
      </w:r>
      <w:proofErr w:type="spellStart"/>
      <w:r>
        <w:t>Грокаем</w:t>
      </w:r>
      <w:proofErr w:type="spellEnd"/>
      <w:r>
        <w:t xml:space="preserve"> глубокое обучение. — СПб.: Питер, 2019. — 352 с.: ил. — (Серия «Библиотека программиста»).</w:t>
      </w:r>
    </w:p>
    <w:p w14:paraId="580F41BF" w14:textId="77777777" w:rsidR="009B7043" w:rsidRDefault="0007676B">
      <w:pPr>
        <w:numPr>
          <w:ilvl w:val="0"/>
          <w:numId w:val="1"/>
        </w:numPr>
      </w:pPr>
      <w:r>
        <w:t xml:space="preserve">Машинное обучение (курс лекций, </w:t>
      </w:r>
      <w:proofErr w:type="spellStart"/>
      <w:r>
        <w:t>К.В.Воронцов</w:t>
      </w:r>
      <w:proofErr w:type="spellEnd"/>
      <w:r>
        <w:t>)</w:t>
      </w:r>
      <w:r>
        <w:rPr>
          <w:rFonts w:ascii="Arial" w:eastAsia="Arial" w:hAnsi="Arial" w:cs="Arial"/>
          <w:sz w:val="36"/>
          <w:szCs w:val="36"/>
        </w:rPr>
        <w:t xml:space="preserve">, </w:t>
      </w:r>
      <w:hyperlink r:id="rId28">
        <w:r>
          <w:rPr>
            <w:color w:val="1155CC"/>
            <w:u w:val="single"/>
          </w:rPr>
          <w:t>ссылка</w:t>
        </w:r>
      </w:hyperlink>
    </w:p>
    <w:p w14:paraId="5C5A0FEE" w14:textId="77777777" w:rsidR="009B7043" w:rsidRDefault="0007676B">
      <w:pPr>
        <w:numPr>
          <w:ilvl w:val="0"/>
          <w:numId w:val="1"/>
        </w:numPr>
      </w:pPr>
      <w:r>
        <w:t xml:space="preserve">Васильев Юлий, Python для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. — СПб.: Питер, 2023. — 272 с.: ил. — (Серия «Библиотека программиста»).</w:t>
      </w:r>
    </w:p>
    <w:sectPr w:rsidR="009B7043">
      <w:footerReference w:type="default" r:id="rId29"/>
      <w:footerReference w:type="first" r:id="rId30"/>
      <w:pgSz w:w="11909" w:h="16834"/>
      <w:pgMar w:top="1133" w:right="566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85B5F" w14:textId="77777777" w:rsidR="001C0969" w:rsidRDefault="001C0969">
      <w:pPr>
        <w:spacing w:line="240" w:lineRule="auto"/>
      </w:pPr>
      <w:r>
        <w:separator/>
      </w:r>
    </w:p>
  </w:endnote>
  <w:endnote w:type="continuationSeparator" w:id="0">
    <w:p w14:paraId="6FEC633A" w14:textId="77777777" w:rsidR="001C0969" w:rsidRDefault="001C09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E6D69" w14:textId="77777777" w:rsidR="009B7043" w:rsidRDefault="0007676B">
    <w:pPr>
      <w:jc w:val="center"/>
    </w:pPr>
    <w:r>
      <w:fldChar w:fldCharType="begin"/>
    </w:r>
    <w:r>
      <w:instrText>PAGE</w:instrText>
    </w:r>
    <w:r>
      <w:fldChar w:fldCharType="separate"/>
    </w:r>
    <w:r w:rsidR="00B608C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3E6B1" w14:textId="77777777" w:rsidR="009B7043" w:rsidRDefault="009B70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60F00" w14:textId="77777777" w:rsidR="001C0969" w:rsidRDefault="001C0969">
      <w:pPr>
        <w:spacing w:line="240" w:lineRule="auto"/>
      </w:pPr>
      <w:r>
        <w:separator/>
      </w:r>
    </w:p>
  </w:footnote>
  <w:footnote w:type="continuationSeparator" w:id="0">
    <w:p w14:paraId="169A4862" w14:textId="77777777" w:rsidR="001C0969" w:rsidRDefault="001C09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05A4D"/>
    <w:multiLevelType w:val="multilevel"/>
    <w:tmpl w:val="266AFB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2A051F5"/>
    <w:multiLevelType w:val="multilevel"/>
    <w:tmpl w:val="EE082C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9F751C2"/>
    <w:multiLevelType w:val="multilevel"/>
    <w:tmpl w:val="69E25C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A1413"/>
    <w:multiLevelType w:val="multilevel"/>
    <w:tmpl w:val="C34EFC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F4F5522"/>
    <w:multiLevelType w:val="multilevel"/>
    <w:tmpl w:val="8D9AC5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алерий Полуянов">
    <w15:presenceInfo w15:providerId="Windows Live" w15:userId="7751601b76dac1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043"/>
    <w:rsid w:val="0007676B"/>
    <w:rsid w:val="001C0969"/>
    <w:rsid w:val="00256E2A"/>
    <w:rsid w:val="003A702A"/>
    <w:rsid w:val="00770920"/>
    <w:rsid w:val="009B7043"/>
    <w:rsid w:val="00A6000D"/>
    <w:rsid w:val="00B608C4"/>
    <w:rsid w:val="00F62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3AA2D"/>
  <w15:docId w15:val="{2F35691F-91F9-45F6-A9B8-E3F80DEA6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jc w:val="right"/>
    </w:pPr>
    <w:rPr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machinelearning.ru/wiki/index.php?title=%D0%9C%D0%B0%D1%88%D0%B8%D0%BD%D0%BD%D0%BE%D0%B5_%D0%BE%D0%B1%D1%83%D1%87%D0%B5%D0%BD%D0%B8%D0%B5_%28%D0%BA%D1%83%D1%80%D1%81_%D0%BB%D0%B5%D0%BA%D1%86%D0%B8%D0%B9%2C_%D0%9A.%D0%92.%D0%92%D0%BE%D1%80%D0%BE%D0%BD%D1%86%D0%BE%D0%B2%2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ducation.yandex.ru/handbook/ml" TargetMode="Externa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96BA8-ECA1-4FC4-BEE0-45547A5D7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2613</Words>
  <Characters>14900</Characters>
  <Application>Microsoft Office Word</Application>
  <DocSecurity>0</DocSecurity>
  <Lines>124</Lines>
  <Paragraphs>34</Paragraphs>
  <ScaleCrop>false</ScaleCrop>
  <Company/>
  <LinksUpToDate>false</LinksUpToDate>
  <CharactersWithSpaces>17479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Валерий Полуянов</cp:lastModifiedBy>
  <cp:revision>7</cp:revision>
  <dcterms:created xsi:type="dcterms:W3CDTF">2024-05-13T22:05:00Z</dcterms:created>
  <dcterms:modified xsi:type="dcterms:W3CDTF">2024-05-14T14:20:00Z</dcterms:modified>
</cp:coreProperties>
</file>